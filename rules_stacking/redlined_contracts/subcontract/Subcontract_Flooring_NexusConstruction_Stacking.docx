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2025-SC-7456</w:t>
      </w:r>
    </w:p>
    <w:p>
      <w:pPr>
        <w:jc w:val="center"/>
      </w:pPr>
      <w:r>
        <w:rPr>
          <w:b/>
          <w:bCs/>
          <w:color w:val="000000"/>
          <w:sz w:val="28"/>
          <w:szCs w:val="28"/>
        </w:rPr>
        <w:t xml:space="preserve">Convention Center Expansion</w:t>
      </w:r>
    </w:p>
    <w:p>
      <w:pPr>
        <w:spacing w:after="300"/>
        <w:jc w:val="center"/>
      </w:pPr>
      <w:r>
        <w:rPr>
          <w:color w:val="000000"/>
          <w:sz w:val="24"/>
          <w:szCs w:val="24"/>
        </w:rPr>
        <w:t xml:space="preserve">Flooring and Floor Coverings</w:t>
      </w:r>
    </w:p>
    <w:p>
      <w:pPr>
        <w:jc w:val="center"/>
      </w:pPr>
      <w:r>
        <w:rPr>
          <w:color w:val="000000"/>
          <w:sz w:val="24"/>
          <w:szCs w:val="24"/>
        </w:rPr>
        <w:t xml:space="preserve">Between</w:t>
      </w:r>
    </w:p>
    <w:p>
      <w:pPr>
        <w:jc w:val="center"/>
      </w:pPr>
      <w:r>
        <w:rPr>
          <w:b/>
          <w:bCs/>
          <w:color w:val="000000"/>
          <w:sz w:val="24"/>
          <w:szCs w:val="24"/>
        </w:rPr>
        <w:t xml:space="preserve">Nexus Construction Management</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FloorCraft Installation LLC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$1,350,000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Nexus Construction Management ("Contractor") and FloorCraft Installation LLC ("Subcontractor") for work on the Convention Center Expansion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Flooring and Floor Coverings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w:t>
      </w:r>
      <w:ins w:id="1" w:author="Counterparty" w:date="2025-12-30T15:57:51Z">
        <w:r>
          <w:t xml:space="preserve">
3.3 MOST FAVORED NATIONS. Subcontractor represents and warrants that the pricing herein is no less favorable than pricing offered to any other customer for similar work.</w:t>
        </w:r>
      </w:ins>
      <w:r>
        <w:rPr>
          <w:b/>
          <w:bCs/>
          <w:color w:val="000000"/>
          <w:sz w:val="24"/>
          <w:szCs w:val="24"/>
        </w:rPr>
        <w:t xml:space="preserve"> - CONTRACT PRICE AND PAYMENT</w:t>
      </w:r>
    </w:p>
    <w:p>
      <w:pPr>
        <w:spacing w:after="200"/>
      </w:pPr>
      <w:r>
        <w:rPr>
          <w:color w:val="000000"/>
          <w:sz w:val="22"/>
          <w:szCs w:val="22"/>
        </w:rPr>
        <w:t xml:space="preserve">3.1 Contractor agrees to pay Subcontractor for the satisfactory performance of the Work the sum of $1,350,000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t>G. Professional Liability Insurance: </w:t>
      </w:r>
      <w:del w:id="2" w:author="Counterparty" w:date="2025-12-30T15:57:51Z">
        <w:r>
          <w:delText xml:space="preserve">$2,000,000 per claim and $3,000,000 aggregate</w:delText>
        </w:r>
      </w:del>
      <w:ins w:id="3" w:author="Counterparty" w:date="2025-12-30T15:57:51Z">
        <w:r>
          <w:t xml:space="preserve">$5,000,000 per claim and $10,000,000 aggregate</w:t>
        </w:r>
      </w:ins>
      <w:r>
        <w:t xml:space="preserve">. before entering the Project site; unvaccinated workers shall not be permitted on site under any circumstances.</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t>6.3 Insurance Documentation. Prior to commencing work, Subcontractor shall furnish Certificates of Insurance and copies of endorsements evidencing the required coverages within ten (10) business days of Contractor's request.</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p>
    <w:p>
      <w:pPr>
        <w:spacing w:after="200"/>
      </w:pPr>
      <w:r/>
    </w:p>
    <w:p>
      <w:pPr>
        <w:spacing w:before="300" w:after="200"/>
      </w:pPr>
      <w:r>
        <w:rPr>
          <w:b/>
          <w:bCs/>
          <w:color w:val="000000"/>
          <w:sz w:val="24"/>
          <w:szCs w:val="24"/>
        </w:rPr>
        <w:t xml:space="preserve">ARTICLE 12 - SAFETY AND HEALTH</w:t>
      </w:r>
    </w:p>
    <w:p>
      <w:pPr>
        <w:spacing w:after="200"/>
      </w:pPr>
      <w:r>
        <w:t>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w:t>
      </w:r>
      <w:ins w:id="4" w:author="Counterparty" w:date="2025-12-30T15:57:51Z">
        <w:r>
          <w:t xml:space="preserve">
13.4 Subcontractor acknowledges receipt of the Project Labor Agreement attached as Exhibit J and agrees to comply with all provisions thereof and shall execute a Letter of Assent.</w:t>
        </w:r>
      </w:ins>
      <w:r>
        <w:rPr>
          <w:b/>
          <w:bCs/>
          <w:color w:val="000000"/>
          <w:sz w:val="24"/>
          <w:szCs w:val="24"/>
        </w:rPr>
        <w:t xml:space="preserve">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Nexus Construction Management</w:t>
      </w:r>
    </w:p>
    <w:p>
      <w:pPr>
        <w:spacing w:after="100"/>
      </w:pPr>
      <w:r>
        <w:rPr>
          <w:b/>
          <w:bCs/>
          <w:color w:val="000000"/>
          <w:sz w:val="22"/>
          <w:szCs w:val="22"/>
        </w:rPr>
        <w:t xml:space="preserve">SUBCONTRACTOR:</w:t>
      </w:r>
    </w:p>
    <w:p>
      <w:pPr>
        <w:spacing w:after="300"/>
      </w:pPr>
      <w:r>
        <w:rPr>
          <w:color w:val="000000"/>
          <w:sz w:val="22"/>
          <w:szCs w:val="22"/>
        </w:rPr>
        <w:t xml:space="preserve">FloorCraft Installation LLC</w:t>
      </w:r>
    </w:p>
    <w:p>
      <w:pPr>
        <w:spacing w:after="100"/>
      </w:pPr>
      <w:r>
        <w:rPr>
          <w:b/>
          <w:bCs/>
          <w:color w:val="000000"/>
          <w:sz w:val="22"/>
          <w:szCs w:val="22"/>
        </w:rPr>
        <w:t xml:space="preserve">GUARANTOR (Personal Guarantee):</w:t>
      </w:r>
    </w:p>
    <w:p>
      <w:pPr>
        <w:spacing w:after="200"/>
      </w:pPr>
      <w:r>
        <w:rPr>
          <w:color w:val="000000"/>
          <w:sz w:val="22"/>
          <w:szCs w:val="22"/>
        </w:rPr>
        <w:t xml:space="preserve">By: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2025-12-16T12:57:57.791Z</dcterms:created>
  <dcterms:modified xsi:type="dcterms:W3CDTF">2025-12-16T12:57:57.791Z</dcterms:modified>
</cp:coreProperties>
</file>

<file path=docProps/custom.xml><?xml version="1.0" encoding="utf-8"?>
<Properties xmlns="http://schemas.openxmlformats.org/officeDocument/2006/custom-properties" xmlns:vt="http://schemas.openxmlformats.org/officeDocument/2006/docPropsVTypes"/>
</file>