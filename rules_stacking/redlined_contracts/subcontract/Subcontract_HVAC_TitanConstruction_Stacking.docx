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2025-SC-7961</w:t>
      </w:r>
    </w:p>
    <w:p>
      <w:pPr>
        <w:jc w:val="center"/>
      </w:pPr>
      <w:r>
        <w:rPr>
          <w:b/>
          <w:bCs/>
          <w:color w:val="000000"/>
          <w:sz w:val="28"/>
          <w:szCs w:val="28"/>
        </w:rPr>
        <w:t xml:space="preserve">Riverside Corporate Campus</w:t>
      </w:r>
    </w:p>
    <w:p>
      <w:pPr>
        <w:spacing w:after="300"/>
        <w:jc w:val="center"/>
      </w:pPr>
      <w:r>
        <w:rPr>
          <w:color w:val="000000"/>
          <w:sz w:val="24"/>
          <w:szCs w:val="24"/>
        </w:rPr>
        <w:t xml:space="preserve">HVAC and Climate Control Systems</w:t>
      </w:r>
    </w:p>
    <w:p>
      <w:pPr>
        <w:jc w:val="center"/>
      </w:pPr>
      <w:r>
        <w:rPr>
          <w:color w:val="000000"/>
          <w:sz w:val="24"/>
          <w:szCs w:val="24"/>
        </w:rPr>
        <w:t xml:space="preserve">Between</w:t>
      </w:r>
    </w:p>
    <w:p>
      <w:pPr>
        <w:jc w:val="center"/>
      </w:pPr>
      <w:r>
        <w:rPr>
          <w:b/>
          <w:bCs/>
          <w:color w:val="000000"/>
          <w:sz w:val="24"/>
          <w:szCs w:val="24"/>
        </w:rPr>
        <w:t xml:space="preserve">Titan Construction Group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AirFlow Mechanical Systems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$2,875,000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Titan Construction Group LLC ("Contractor") and AirFlow Mechanical Systems Inc. ("Subcontractor") for work on the Riverside Corporate Campus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HVAC and Climate Control Systems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$2,875,000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to the extent caused by the negligent acts or omissions of Subcontractor</w:t>
      </w:r>
      <w:ins w:id="1" w:author="Counterparty" w:date="2025-12-30T15:57:51Z">
        <w:r>
          <w:t xml:space="preserve">, whether caused in whole or in part by the negligence of Contractor or any Indemnified Party</w:t>
        </w:r>
      </w:ins>
      <w:r>
        <w:t xml:space="preserve">, its employees, agents, or anyone for whose acts Subcontractor may be liable, arising out of or relating to the performance of the Work. Subcontractor shall maintain Umbrella/Excess Liability Insurance with limits of not less than </w:t>
      </w:r>
      <w:del w:id="2" w:author="Counterparty" w:date="2025-12-30T15:57:51Z">
        <w:r>
          <w:delText xml:space="preserve">$5,000,000 per occurrence and aggregate</w:delText>
        </w:r>
      </w:del>
      <w:ins w:id="3" w:author="Counterparty" w:date="2025-12-30T15:57:51Z">
        <w:r>
          <w:t xml:space="preserve">$15,000,000 per occurrence and aggregate</w:t>
        </w:r>
      </w:ins>
      <w:r>
        <w:t xml:space="preserve"> to support this indemnification obligation.</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t>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t>7.1 Liquidated Damages. </w:t>
      </w:r>
      <w:del w:id="4" w:author="Counterparty" w:date="2025-12-30T15:57:51Z">
        <w:r>
          <w:delText xml:space="preserve">Subcontractor shall only be liable for liquidated damages to the extent Contractor is assessed such damages by Owner under the Prime Contract and then only to the extent of Subcontractor's proportionate share attributable to its fault</w:delText>
        </w:r>
      </w:del>
      <w:ins w:id="5" w:author="Counterparty" w:date="2025-12-30T15:57:51Z">
        <w:r>
          <w:t xml:space="preserve">Subcontractor shall pay to Contractor as liquidated damages, and not as a penalty, the sum of $3,500 per calendar day for each day that the Work remains incomplete after the scheduled completion date</w:t>
        </w:r>
      </w:ins>
      <w:r>
        <w:t xml:space="preserv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p>
    <w:p>
      <w:pPr>
        <w:spacing w:after="200"/>
      </w:pPr>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Titan Construction Group LLC</w:t>
      </w:r>
    </w:p>
    <w:p>
      <w:pPr>
        <w:spacing w:after="100"/>
      </w:pPr>
      <w:r>
        <w:rPr>
          <w:b/>
          <w:bCs/>
          <w:color w:val="000000"/>
          <w:sz w:val="22"/>
          <w:szCs w:val="22"/>
        </w:rPr>
        <w:t xml:space="preserve">SUBCONTRACTOR:</w:t>
      </w:r>
    </w:p>
    <w:p>
      <w:pPr>
        <w:spacing w:after="300"/>
      </w:pPr>
      <w:r>
        <w:rPr>
          <w:color w:val="000000"/>
          <w:sz w:val="22"/>
          <w:szCs w:val="22"/>
        </w:rPr>
        <w:t xml:space="preserve">AirFlow Mechanical Systems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2025-12-16T12:57:57.671Z</dcterms:created>
  <dcterms:modified xsi:type="dcterms:W3CDTF">2025-12-16T12:57:57.672Z</dcterms:modified>
</cp:coreProperties>
</file>

<file path=docProps/custom.xml><?xml version="1.0" encoding="utf-8"?>
<Properties xmlns="http://schemas.openxmlformats.org/officeDocument/2006/custom-properties" xmlns:vt="http://schemas.openxmlformats.org/officeDocument/2006/docPropsVTypes"/>
</file>