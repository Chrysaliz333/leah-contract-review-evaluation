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2025-SC-9608</w:t>
      </w:r>
    </w:p>
    <w:p>
      <w:pPr>
        <w:jc w:val="center"/>
      </w:pPr>
      <w:r>
        <w:rPr>
          <w:b/>
          <w:bCs/>
          <w:color w:val="000000"/>
          <w:sz w:val="28"/>
          <w:szCs w:val="28"/>
        </w:rPr>
        <w:t xml:space="preserve">Heritage Plaza Renovation</w:t>
      </w:r>
    </w:p>
    <w:p>
      <w:pPr>
        <w:spacing w:after="300"/>
        <w:jc w:val="center"/>
      </w:pPr>
      <w:r>
        <w:rPr>
          <w:color w:val="000000"/>
          <w:sz w:val="24"/>
          <w:szCs w:val="24"/>
        </w:rPr>
        <w:t xml:space="preserve">Masonry and Stone Installation</w:t>
      </w:r>
    </w:p>
    <w:p>
      <w:pPr>
        <w:jc w:val="center"/>
      </w:pPr>
      <w:r>
        <w:rPr>
          <w:color w:val="000000"/>
          <w:sz w:val="24"/>
          <w:szCs w:val="24"/>
        </w:rPr>
        <w:t xml:space="preserve">Between</w:t>
      </w:r>
    </w:p>
    <w:p>
      <w:pPr>
        <w:jc w:val="center"/>
      </w:pPr>
      <w:r>
        <w:rPr>
          <w:b/>
          <w:bCs/>
          <w:color w:val="000000"/>
          <w:sz w:val="24"/>
          <w:szCs w:val="24"/>
        </w:rPr>
        <w:t xml:space="preserve">Sterling General Contractors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BrickWorks Masonry Services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$1,125,000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Sterling General Contractors ("Contractor") and BrickWorks Masonry Services ("Subcontractor") for work on the Heritage Plaza Renovation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Masonry and Stone Installation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$1,125,000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whether or not caused by the negligence of the Indemnified Parties,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w:t>
      </w:r>
      <w:del w:id="2" w:author="Counterparty" w:date="2025-12-30T15:57:51Z">
        <w:r>
          <w:delText xml:space="preserve">CG 2010 04/13 and CG 2037 04/13</w:delText>
        </w:r>
      </w:del>
      <w:ins w:id="3" w:author="Counterparty" w:date="2025-12-30T15:57:51Z">
        <w:r>
          <w:t xml:space="preserve">CG 2010 10/01 and CG 2037 10/01</w:t>
        </w:r>
      </w:ins>
      <w:r>
        <w:rPr>
          <w:color w:val="000000"/>
          <w:sz w:val="22"/>
          <w:szCs w:val="22"/>
        </w:rPr>
        <w:t xml:space="preserve"> for ongoing and completed operations.</w:t>
      </w:r>
    </w:p>
    <w:p>
      <w:pPr>
        <w:spacing w:after="200"/>
      </w:pPr>
      <w:r>
        <w:t>6.3 Insurance Documentation and Guarantees. Prior to commencing work, Subcontractor shall furnish Certificates of Insurance and copies of endorsements evidencing the required coverages. As a condition of this Agreement, the principal owner of Subcontractor shall personally and unconditionally guarantee full payment and performance of all Subcontractor obligations. Subcontractor acknowledges that the Project is subject to a Project Labor Agreement and shall become signatory thereto and execute a Letter of Assent binding Subcontractor to all PLA terms.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w:t>
      </w:r>
      <w:del w:id="4" w:author="Counterparty" w:date="2025-12-30T15:57:51Z">
        <w:r>
          <w:delText xml:space="preserve">Neither party shall be liable to the other for any consequential, indirect, incidental, special, or punitive damages arising out of or relating to this Subcontract</w:delText>
        </w:r>
      </w:del>
      <w:ins w:id="5" w:author="Counterparty" w:date="2025-12-30T15:57:51Z">
        <w:r>
          <w:t xml:space="preserve">Subcontractor shall be liable for all consequential, indirect, incidental, special damages, lost profits, and loss of business opportunity arising from any breach or delay</w:t>
        </w:r>
      </w:ins>
      <w:r>
        <w:rPr>
          <w:color w:val="000000"/>
          <w:sz w:val="22"/>
          <w:szCs w:val="22"/>
        </w:rPr>
        <w:t xml:space="preserve">.</w:t>
      </w:r>
    </w:p>
    <w:p>
      <w:pPr>
        <w:spacing w:before="300" w:after="200"/>
      </w:pPr>
      <w:r>
        <w:rPr>
          <w:b/>
          <w:bCs/>
          <w:color w:val="000000"/>
          <w:sz w:val="24"/>
          <w:szCs w:val="24"/>
        </w:rPr>
        <w:t xml:space="preserve">ARTICLE 8</w:t>
      </w:r>
      <w:ins w:id="1" w:author="Counterparty" w:date="2025-12-30T15:57:51Z">
        <w:r>
          <w:t xml:space="preserve">
ARTICLE 9 - PERSONAL GUARANTEE
The principals, owners, and officers of Subcontractor hereby personally and unconditionally guarantee full payment and performance of all obligations under this Agreement.</w:t>
        </w:r>
      </w:ins>
      <w:r>
        <w:rPr>
          <w:b/>
          <w:bCs/>
          <w:color w:val="000000"/>
          <w:sz w:val="24"/>
          <w:szCs w:val="24"/>
        </w:rPr>
        <w:t xml:space="preserve">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p>
    <w:p>
      <w:pPr>
        <w:spacing w:after="200"/>
      </w:pPr>
      <w:r/>
    </w:p>
    <w:p>
      <w:pPr>
        <w:spacing w:before="300" w:after="200"/>
      </w:pPr>
      <w:r/>
    </w:p>
    <w:p>
      <w:pPr>
        <w:spacing w:after="200"/>
      </w:pPr>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Sterling General Contractors</w:t>
      </w:r>
    </w:p>
    <w:p>
      <w:pPr>
        <w:spacing w:after="100"/>
      </w:pPr>
      <w:r>
        <w:rPr>
          <w:b/>
          <w:bCs/>
          <w:color w:val="000000"/>
          <w:sz w:val="22"/>
          <w:szCs w:val="22"/>
        </w:rPr>
        <w:t xml:space="preserve">SUBCONTRACTOR:</w:t>
      </w:r>
    </w:p>
    <w:p>
      <w:pPr>
        <w:spacing w:after="300"/>
      </w:pPr>
      <w:r>
        <w:rPr>
          <w:color w:val="000000"/>
          <w:sz w:val="22"/>
          <w:szCs w:val="22"/>
        </w:rPr>
        <w:t xml:space="preserve">BrickWorks Masonry Services</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2025-12-16T12:57:57.738Z</dcterms:created>
  <dcterms:modified xsi:type="dcterms:W3CDTF">2025-12-16T12:57:57.738Z</dcterms:modified>
</cp:coreProperties>
</file>

<file path=docProps/custom.xml><?xml version="1.0" encoding="utf-8"?>
<Properties xmlns="http://schemas.openxmlformats.org/officeDocument/2006/custom-properties" xmlns:vt="http://schemas.openxmlformats.org/officeDocument/2006/docPropsVTypes"/>
</file>