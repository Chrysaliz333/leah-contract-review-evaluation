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2025-SC-6283</w:t>
      </w:r>
    </w:p>
    <w:p>
      <w:pPr>
        <w:jc w:val="center"/>
      </w:pPr>
      <w:r>
        <w:rPr>
          <w:b/>
          <w:bCs/>
          <w:color w:val="000000"/>
          <w:sz w:val="28"/>
          <w:szCs w:val="28"/>
        </w:rPr>
        <w:t xml:space="preserve">Financial District Tower</w:t>
      </w:r>
    </w:p>
    <w:p>
      <w:pPr>
        <w:spacing w:after="300"/>
        <w:jc w:val="center"/>
      </w:pPr>
      <w:r>
        <w:rPr>
          <w:color w:val="000000"/>
          <w:sz w:val="24"/>
          <w:szCs w:val="24"/>
        </w:rPr>
        <w:t xml:space="preserve">Unitised Curtainwall Installation</w:t>
      </w:r>
    </w:p>
    <w:p>
      <w:pPr>
        <w:jc w:val="center"/>
      </w:pPr>
      <w:r>
        <w:rPr>
          <w:color w:val="000000"/>
          <w:sz w:val="24"/>
          <w:szCs w:val="24"/>
        </w:rPr>
        <w:t xml:space="preserve">Between</w:t>
      </w:r>
    </w:p>
    <w:p>
      <w:pPr>
        <w:jc w:val="center"/>
      </w:pPr>
      <w:r>
        <w:rPr>
          <w:b/>
          <w:bCs/>
          <w:color w:val="000000"/>
          <w:sz w:val="24"/>
          <w:szCs w:val="24"/>
        </w:rPr>
        <w:t xml:space="preserve">Vector Builders Group</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GlassLine Curtainwall Systems</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$6,250,000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Vector Builders Group ("Contractor") and GlassLine Curtainwall Systems ("Subcontractor") for work on the Financial District Tower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Unitised Curtainwall Installation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$6,250,000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t>H. Umbrella/Excess Liability Insurance: $5,000,000 per occurrence and aggregate.</w:t>
      </w:r>
    </w:p>
    <w:p>
      <w:pPr>
        <w:spacing w:after="200"/>
      </w:pPr>
      <w:r>
        <w:t>6.2 Insurance and Damages. Subcontractor shall endorse policies to include additional insureds per CG 2010 04/13 edition, maintain Umbrella limits of $5,000,000, pay liquidated damages of $5,000 per calendar day of delay, and shall not provide services to any competitor of Contractor for two (2) years following completion of the Work.</w:t>
      </w:r>
    </w:p>
    <w:p>
      <w:pPr>
        <w:spacing w:after="200"/>
      </w:pPr>
      <w:r>
        <w:rPr>
          <w:color w:val="000000"/>
          <w:sz w:val="22"/>
          <w:szCs w:val="22"/>
        </w:rPr>
        <w:t xml:space="preserve">6.3 Insurance Documentation</w:t>
      </w:r>
      <w:ins w:id="4" w:author="Counterparty" w:date="2025-12-30T15:57:51Z">
        <w:r>
          <w:t xml:space="preserve">
6.4 Subcontractor shall name Contractor as alternate employer under Workers' Compensation policy per WC 00 03 01 A endorsement.</w:t>
        </w:r>
      </w:ins>
      <w:r>
        <w:rPr>
          <w:color w:val="000000"/>
          <w:sz w:val="22"/>
          <w:szCs w:val="22"/>
        </w:rPr>
        <w:t xml:space="preserve">. Prior to commencing work, Subcontractor shall furnish </w:t>
      </w:r>
      <w:del w:id="1" w:author="Counterparty" w:date="2025-12-30T15:57:51Z">
        <w:r>
          <w:delText xml:space="preserve">Certificates of Insurance and copies of endorsements evidencing the required coverages</w:delText>
        </w:r>
      </w:del>
      <w:ins w:id="2" w:author="Counterparty" w:date="2025-12-30T15:57:51Z">
        <w:r>
          <w:t xml:space="preserve">certified copies of complete insurance policies within 10 days of execution</w:t>
        </w:r>
      </w:ins>
      <w:r>
        <w:rPr>
          <w:color w:val="000000"/>
          <w:sz w:val="22"/>
          <w:szCs w:val="22"/>
        </w:rPr>
        <w:t xml:space="preserve">.</w:t>
      </w:r>
    </w:p>
    <w:p>
      <w:pPr>
        <w:spacing w:before="300" w:after="200"/>
      </w:pPr>
      <w:r>
        <w:rPr>
          <w:b/>
          <w:bCs/>
          <w:color w:val="000000"/>
          <w:sz w:val="24"/>
          <w:szCs w:val="24"/>
        </w:rPr>
        <w:t xml:space="preserve">ARTICLE 7 - DAMAGES</w:t>
      </w:r>
    </w:p>
    <w:p>
      <w:pPr>
        <w:spacing w:after="200"/>
      </w:pPr>
      <w:r>
        <w:t>7.1 Liquidated Damages. Subcontractor shall only be liable for liquidated damages to the extent Contractor is assessed such damages by Owner under the Prime Contract and then only to the extent of Subcontractor's proportionate share attributable to its fault.</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p>
    <w:p>
      <w:pPr>
        <w:spacing w:after="200"/>
      </w:pPr>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w:t>
      </w:r>
      <w:ins w:id="3" w:author="Counterparty" w:date="2025-12-30T15:57:51Z">
        <w:r>
          <w:t xml:space="preserve">
12.2 VACCINATION REQUIREMENTS. All Subcontractor personnel working on the Project site shall provide proof of COVID-19 vaccination. Unvaccinated workers shall not be permitted on site.</w:t>
        </w:r>
      </w:ins>
      <w:r>
        <w:rPr>
          <w:color w:val="000000"/>
          <w:sz w:val="22"/>
          <w:szCs w:val="22"/>
        </w:rPr>
        <w:t xml:space="preserv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Vector Builders Group</w:t>
      </w:r>
    </w:p>
    <w:p>
      <w:pPr>
        <w:spacing w:after="100"/>
      </w:pPr>
      <w:r>
        <w:rPr>
          <w:b/>
          <w:bCs/>
          <w:color w:val="000000"/>
          <w:sz w:val="22"/>
          <w:szCs w:val="22"/>
        </w:rPr>
        <w:t xml:space="preserve">SUBCONTRACTOR:</w:t>
      </w:r>
    </w:p>
    <w:p>
      <w:pPr>
        <w:spacing w:after="300"/>
      </w:pPr>
      <w:r>
        <w:rPr>
          <w:color w:val="000000"/>
          <w:sz w:val="22"/>
          <w:szCs w:val="22"/>
        </w:rPr>
        <w:t xml:space="preserve">GlassLine Curtainwall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2025-12-16T12:57:57.811Z</dcterms:created>
  <dcterms:modified xsi:type="dcterms:W3CDTF">2025-12-16T12:57:57.811Z</dcterms:modified>
</cp:coreProperties>
</file>

<file path=docProps/custom.xml><?xml version="1.0" encoding="utf-8"?>
<Properties xmlns="http://schemas.openxmlformats.org/officeDocument/2006/custom-properties" xmlns:vt="http://schemas.openxmlformats.org/officeDocument/2006/docPropsVTypes"/>
</file>