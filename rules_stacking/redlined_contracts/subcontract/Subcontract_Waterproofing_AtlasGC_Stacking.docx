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2025-SC-2442</w:t>
      </w:r>
    </w:p>
    <w:p>
      <w:pPr>
        <w:jc w:val="center"/>
      </w:pPr>
      <w:r>
        <w:rPr>
          <w:b/>
          <w:bCs/>
          <w:color w:val="000000"/>
          <w:sz w:val="28"/>
          <w:szCs w:val="28"/>
        </w:rPr>
        <w:t xml:space="preserve">Harbour View Tower</w:t>
      </w:r>
    </w:p>
    <w:p>
      <w:pPr>
        <w:spacing w:after="300"/>
        <w:jc w:val="center"/>
      </w:pPr>
      <w:r>
        <w:rPr>
          <w:color w:val="000000"/>
          <w:sz w:val="24"/>
          <w:szCs w:val="24"/>
        </w:rPr>
        <w:t xml:space="preserve">Below-Grade Waterproofing</w:t>
      </w:r>
    </w:p>
    <w:p>
      <w:pPr>
        <w:jc w:val="center"/>
      </w:pPr>
      <w:r>
        <w:rPr>
          <w:color w:val="000000"/>
          <w:sz w:val="24"/>
          <w:szCs w:val="24"/>
        </w:rPr>
        <w:t xml:space="preserve">Between</w:t>
      </w:r>
    </w:p>
    <w:p>
      <w:pPr>
        <w:jc w:val="center"/>
      </w:pPr>
      <w:r>
        <w:rPr>
          <w:b/>
          <w:bCs/>
          <w:color w:val="000000"/>
          <w:sz w:val="24"/>
          <w:szCs w:val="24"/>
        </w:rPr>
        <w:t xml:space="preserve">Atlas General Contractors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AquaShield Waterproofing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$890,000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Atlas General Contractors LLC ("Contractor") and AquaShield Waterproofing Inc. ("Subcontractor") for work on the Harbour View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Below-Grade Waterproofing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$890,000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defend and hold harmless all Indemnified Parties from and against all claims and damages </w:t>
      </w:r>
      <w:del w:id="2" w:author="Counterparty" w:date="2025-12-30T15:57:51Z">
        <w:r>
          <w:delText xml:space="preserve">caused in whole or in part by any act or omission of Contractor</w:delText>
        </w:r>
      </w:del>
      <w:ins w:id="3" w:author="Counterparty" w:date="2025-12-30T15:57:51Z">
        <w:r>
          <w:t xml:space="preserve">arising out of or relating to the Work, regardless of fault</w:t>
        </w:r>
      </w:ins>
      <w:r>
        <w:t xml:space="preserve">. Subcontractor shall maintain Cyber Liability Insurance ($2,000,000), include an Alternate Employer Endorsement (WC 00 03 01) naming Contractor as alternate employer, and execute a Letter of Assent to the Project Labor Agreement.</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t>D. </w:t>
      </w:r>
      <w:del w:id="4" w:author="Counterparty" w:date="2025-12-30T15:57:51Z">
        <w:r>
          <w:delText xml:space="preserve">Reserved.</w:delText>
        </w:r>
      </w:del>
      <w:ins w:id="5" w:author="Counterparty" w:date="2025-12-30T15:57:51Z">
        <w:r>
          <w:t xml:space="preserve">Subcontractor shall maintain Cyber Liability Insurance with limits of not less than $2,000,000 per occurrence.</w:t>
        </w:r>
      </w:ins>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after="200"/>
      </w:pPr>
      <w:r>
        <w:rPr>
          <w:color w:val="000000"/>
          <w:sz w:val="22"/>
          <w:szCs w:val="22"/>
        </w:rPr>
        <w:t xml:space="preserve">6.4 Workers' Compensation Endorsements. Subcontractor's Workers' Compensation policy shall include an Alternate Employer Endorsement (WC 00 03 01 or equivalent) naming Contractor as an alternate employer.</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w:t>
      </w:r>
      <w:ins w:id="1" w:author="Counterparty" w:date="2025-12-30T15:57:51Z">
        <w:r>
          <w:t xml:space="preserve">
ARTICLE 11 - RESTRICTIVE COVENANTS
11.1 Non-Compete. For a period of two (2) years following completion, Subcontractor shall not perform similar work for any competitor of Contractor within a 100-mile radius.</w:t>
        </w:r>
      </w:ins>
      <w:r>
        <w:rPr>
          <w:b/>
          <w:bCs/>
          <w:color w:val="000000"/>
          <w:sz w:val="24"/>
          <w:szCs w:val="24"/>
        </w:rPr>
        <w:t xml:space="preserve">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p>
    <w:p>
      <w:pPr>
        <w:spacing w:after="200"/>
      </w:pPr>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w:t>
      </w:r>
      <w:ins w:id="6" w:author="Counterparty" w:date="2025-12-30T15:57:51Z">
        <w:r>
          <w:t xml:space="preserve">
12.2 Subcontractor shall ensure its workforce complies with all applicable collective bargaining agreements governing the Project site.</w:t>
        </w:r>
      </w:ins>
      <w:r>
        <w:rPr>
          <w:color w:val="000000"/>
          <w:sz w:val="22"/>
          <w:szCs w:val="22"/>
        </w:rPr>
        <w:t xml:space="preserv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Atlas General Contractors LLC</w:t>
      </w:r>
    </w:p>
    <w:p>
      <w:pPr>
        <w:spacing w:after="100"/>
      </w:pPr>
      <w:r>
        <w:rPr>
          <w:b/>
          <w:bCs/>
          <w:color w:val="000000"/>
          <w:sz w:val="22"/>
          <w:szCs w:val="22"/>
        </w:rPr>
        <w:t xml:space="preserve">SUBCONTRACTOR:</w:t>
      </w:r>
    </w:p>
    <w:p>
      <w:pPr>
        <w:spacing w:after="300"/>
      </w:pPr>
      <w:r>
        <w:rPr>
          <w:color w:val="000000"/>
          <w:sz w:val="22"/>
          <w:szCs w:val="22"/>
        </w:rPr>
        <w:t xml:space="preserve">AquaShield Waterproofing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2025-12-16T12:57:57.802Z</dcterms:created>
  <dcterms:modified xsi:type="dcterms:W3CDTF">2025-12-16T12:57:57.802Z</dcterms:modified>
</cp:coreProperties>
</file>

<file path=docProps/custom.xml><?xml version="1.0" encoding="utf-8"?>
<Properties xmlns="http://schemas.openxmlformats.org/officeDocument/2006/custom-properties" xmlns:vt="http://schemas.openxmlformats.org/officeDocument/2006/docPropsVTypes"/>
</file>