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Meridian Capital Partners ("Disclosing Party")</w:t>
      </w:r>
    </w:p>
    <w:p>
      <w:pPr>
        <w:spacing w:after="100"/>
      </w:pPr>
      <w:r>
        <w:rPr>
          <w:color w:val="000000"/>
          <w:sz w:val="22"/>
          <w:szCs w:val="22"/>
        </w:rPr>
        <w:t xml:space="preserve">and</w:t>
      </w:r>
    </w:p>
    <w:p>
      <w:pPr>
        <w:spacing w:after="200"/>
      </w:pPr>
      <w:r>
        <w:rPr>
          <w:b/>
          <w:bCs/>
          <w:color w:val="000000"/>
          <w:sz w:val="22"/>
          <w:szCs w:val="22"/>
        </w:rPr>
        <w:t xml:space="preserve">Horizon Ventures LLC ("Receiving Party")</w:t>
      </w:r>
    </w:p>
    <w:p>
      <w:pPr>
        <w:spacing w:after="300"/>
      </w:pPr>
      <w:r>
        <w:rPr>
          <w:color w:val="000000"/>
          <w:sz w:val="22"/>
          <w:szCs w:val="22"/>
        </w:rPr>
        <w:t xml:space="preserve">WHEREAS, the parties wish to explore a potential business relationship concerning due diligence review of potential acquisition target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t>3.2 Notwithstanding Section 3.1</w:t>
      </w:r>
      <w:ins w:id="1" w:author="Counterparty" w:date="2025-12-30T15:57:51Z">
        <w:r>
          <w:t xml:space="preserve">, and under no circumstances including legal process or court order without express written consent of the Disclosing Party which may be withheld in its sole discretion,</w:t>
        </w:r>
      </w:ins>
      <w:r>
        <w:t xml:space="preserve">, the Receiving Party may disclose Confidential Information to the extent required by applicable law, regulation, or legal process, provided that the Receiving Party (to the extent legally permitted) gives the Disclosing Party prompt written notice prior to disclosure pursuant to legal process or governmental request without the express prior written consent of the Disclosing Party, which consent may be withheld in the Disclosing Party's sole discretion.</w:t>
      </w:r>
    </w:p>
    <w:p>
      <w:pPr>
        <w:spacing w:before="300" w:after="200"/>
      </w:pPr>
      <w:r>
        <w:rPr>
          <w:b/>
          <w:bCs/>
          <w:color w:val="000000"/>
          <w:sz w:val="24"/>
          <w:szCs w:val="24"/>
        </w:rPr>
        <w:t xml:space="preserve">4. TERM AND SURVIVAL</w:t>
      </w:r>
    </w:p>
    <w:p>
      <w:pPr>
        <w:spacing w:after="200"/>
      </w:pPr>
      <w:r>
        <w:t>4.1 This Agreement shall remain in effect for twelve (12) months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ins w:id="2" w:author="Counterparty" w:date="2025-12-30T15:57:51Z">
        <w:r>
          <w:t xml:space="preserve">
7.1 Non-Competition. The Receiving Party shall not compete with the Disclosing Party or provide services to any competitor for a period of two (2) years following termination of this Agreement.</w:t>
        </w:r>
      </w:ins>
    </w:p>
    <w:p>
      <w:pPr>
        <w:spacing w:after="200"/>
      </w:pPr>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t>8.3 Liability. The Receiving Party liability </w:t>
      </w:r>
      <w:del w:id="3" w:author="Counterparty" w:date="2025-12-30T15:57:51Z">
        <w:r>
          <w:delText xml:space="preserve">shall not exceed the greater of (a) the fees paid under this Agreement, or (b) One Million Dollars ($1,000,000)</w:delText>
        </w:r>
      </w:del>
      <w:ins w:id="4" w:author="Counterparty" w:date="2025-12-30T15:57:51Z">
        <w:r>
          <w:t xml:space="preserve">shall be unlimited</w:t>
        </w:r>
      </w:ins>
      <w:r>
        <w:t xml:space="preserve">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w:t>
      </w:r>
      <w:ins w:id="5" w:author="Counterparty" w:date="2025-12-30T15:57:51Z">
        <w:r>
          <w:t xml:space="preserve">
9.3 Audit Rights. The Disclosing Party may audit the Receiving Party's premises, systems, and records at any time without prior notice to verify compliance with this Agreement.</w:t>
        </w:r>
      </w:ins>
      <w:r>
        <w:rPr>
          <w:color w:val="000000"/>
          <w:sz w:val="22"/>
          <w:szCs w:val="22"/>
        </w:rPr>
        <w:t xml:space="preserve">.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Meridian Capital Partners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Horizon Ventures LLC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2025-12-16T12:59:38.534Z</dcterms:created>
  <dcterms:modified xsi:type="dcterms:W3CDTF">2025-12-16T12:59:38.534Z</dcterms:modified>
</cp:coreProperties>
</file>

<file path=docProps/custom.xml><?xml version="1.0" encoding="utf-8"?>
<Properties xmlns="http://schemas.openxmlformats.org/officeDocument/2006/custom-properties" xmlns:vt="http://schemas.openxmlformats.org/officeDocument/2006/docPropsVTypes"/>
</file>