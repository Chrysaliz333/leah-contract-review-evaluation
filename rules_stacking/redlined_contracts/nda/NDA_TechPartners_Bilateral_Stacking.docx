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TechPartners Innovation Ltd ("Disclosing Party")</w:t>
      </w:r>
    </w:p>
    <w:p>
      <w:pPr>
        <w:spacing w:after="100"/>
      </w:pPr>
      <w:r>
        <w:rPr>
          <w:color w:val="000000"/>
          <w:sz w:val="22"/>
          <w:szCs w:val="22"/>
        </w:rPr>
        <w:t xml:space="preserve">and</w:t>
      </w:r>
    </w:p>
    <w:p>
      <w:pPr>
        <w:spacing w:after="200"/>
      </w:pPr>
      <w:r>
        <w:rPr>
          <w:b/>
          <w:bCs/>
          <w:color w:val="000000"/>
          <w:sz w:val="22"/>
          <w:szCs w:val="22"/>
        </w:rPr>
        <w:t xml:space="preserve">DataFlow Solutions Inc. ("Receiving Party")</w:t>
      </w:r>
    </w:p>
    <w:p>
      <w:pPr>
        <w:spacing w:after="300"/>
      </w:pPr>
      <w:r>
        <w:rPr>
          <w:color w:val="000000"/>
          <w:sz w:val="22"/>
          <w:szCs w:val="22"/>
        </w:rPr>
        <w:t xml:space="preserve">WHEREAS, the parties wish to explore a potential business relationship concerning evaluation of potential technology licensing arrangement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t>"Confidential Information" means any and all information, whether written, oral, electronic, visual, or in any other form, disclosed by either Party</w:t>
      </w:r>
      <w:ins w:id="1" w:author="Counterparty" w:date="2025-12-30T15:57:51Z">
        <w:r>
          <w:t xml:space="preserve">, whether or not marked or designated as confidential</w:t>
        </w:r>
      </w:ins>
      <w:r>
        <w:t xml:space="preserve">, whether or not expressly designated or labeled as confidential at the time of disclosure, even if derived from exposure to the other Party's Confidential Information, relating to the business, technology, operations, customers, or affairs of the Disclosing Party.</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t>4.1 This Agreement shall remain in effect for a period of twelve (12) months from the date of execution. The confidentiality obligations shall survive for a period of </w:t>
      </w:r>
      <w:del w:id="2" w:author="Counterparty" w:date="2025-12-30T15:57:51Z">
        <w:r>
          <w:delText xml:space="preserve">three (3) years</w:delText>
        </w:r>
      </w:del>
      <w:ins w:id="3" w:author="Counterparty" w:date="2025-12-30T15:57:51Z">
        <w:r>
          <w:t xml:space="preserve">in perpetuity</w:t>
        </w:r>
      </w:ins>
      <w:r>
        <w:t xml:space="preserve"> following termination or expiration of this Agreement and shall continue to bind the Receiving Party for a period of three (3) years following termination.</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p>
    <w:p>
      <w:pPr>
        <w:spacing w:after="200"/>
      </w:pPr>
      <w:r>
        <w:t>7.1 Non-Solicitation. For a period of </w:t>
      </w:r>
      <w:del w:id="4" w:author="Counterparty" w:date="2025-12-30T15:57:51Z">
        <w:r>
          <w:delText xml:space="preserve">twelve (12) months</w:delText>
        </w:r>
      </w:del>
      <w:ins w:id="5" w:author="Counterparty" w:date="2025-12-30T15:57:51Z">
        <w:r>
          <w:t xml:space="preserve">twenty-four (24) months</w:t>
        </w:r>
      </w:ins>
      <w:r>
        <w:t xml:space="preserve"> the termination or expiration of this Agreement, the Receiving Party shall not directly or indirectly solicit, recruit, or hire any employee, contractor, or consultant of the Disclosing Party.</w:t>
      </w:r>
    </w:p>
    <w:p>
      <w:pPr>
        <w:spacing w:before="300" w:after="200"/>
      </w:pPr>
      <w:r>
        <w:rPr>
          <w:b/>
          <w:bCs/>
          <w:color w:val="000000"/>
          <w:sz w:val="24"/>
          <w:szCs w:val="24"/>
        </w:rPr>
        <w:t xml:space="preserve">8. REMEDIES</w:t>
      </w:r>
    </w:p>
    <w:p>
      <w:pPr>
        <w:spacing w:after="200"/>
      </w:pPr>
      <w:r>
        <w:t>8.1 Indemnification. The Receiving Party shall indemnify, defend, and hold harmless the Disclosing Party from and against any and all claims, damages, losses, costs, and expenses (including reasonable legal fees) arising from any breach of this Agreement</w:t>
      </w:r>
      <w:ins w:id="6" w:author="Counterparty" w:date="2025-12-30T15:57:51Z">
        <w:r>
          <w:t xml:space="preserve">, regardless of the fault or negligence of the Disclosing Party</w:t>
        </w:r>
      </w:ins>
      <w:r>
        <w:t xml:space="preserve">.</w:t>
      </w:r>
    </w:p>
    <w:p>
      <w:pPr>
        <w:spacing w:after="200"/>
      </w:pPr>
      <w:r>
        <w:rPr>
          <w:color w:val="000000"/>
          <w:sz w:val="22"/>
          <w:szCs w:val="22"/>
        </w:rPr>
        <w:t xml:space="preserve">8.2 Either party may seek injunctive relief in addition to other remedies available at law or in equity.</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TechPartners Innovation Ltd</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DataFlow Solutions Inc.</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2025-12-16T12:59:38.481Z</dcterms:created>
  <dcterms:modified xsi:type="dcterms:W3CDTF">2025-12-16T12:59:38.482Z</dcterms:modified>
</cp:coreProperties>
</file>

<file path=docProps/custom.xml><?xml version="1.0" encoding="utf-8"?>
<Properties xmlns="http://schemas.openxmlformats.org/officeDocument/2006/custom-properties" xmlns:vt="http://schemas.openxmlformats.org/officeDocument/2006/docPropsVTypes"/>
</file>