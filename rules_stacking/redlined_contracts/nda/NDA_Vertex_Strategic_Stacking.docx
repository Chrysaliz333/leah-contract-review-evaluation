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000000"/>
          <w:sz w:val="32"/>
          <w:szCs w:val="32"/>
        </w:rPr>
        <w:t xml:space="preserve">NON-DISCLOSURE AGREEMENT</w:t>
      </w:r>
    </w:p>
    <w:p>
      <w:pPr>
        <w:spacing w:after="200"/>
      </w:pPr>
      <w:r>
        <w:rPr>
          <w:color w:val="000000"/>
          <w:sz w:val="22"/>
          <w:szCs w:val="22"/>
        </w:rPr>
        <w:t xml:space="preserve">This Non-Disclosure Agreement ("Agreement") is entered into as of the date last signed below by and between:</w:t>
      </w:r>
    </w:p>
    <w:p>
      <w:pPr>
        <w:spacing w:after="100"/>
      </w:pPr>
      <w:r>
        <w:rPr>
          <w:b/>
          <w:bCs/>
          <w:color w:val="000000"/>
          <w:sz w:val="22"/>
          <w:szCs w:val="22"/>
        </w:rPr>
        <w:t xml:space="preserve">Vertex Strategic Holdings ("Disclosing Party")</w:t>
      </w:r>
    </w:p>
    <w:p>
      <w:pPr>
        <w:spacing w:after="100"/>
      </w:pPr>
      <w:r>
        <w:rPr>
          <w:color w:val="000000"/>
          <w:sz w:val="22"/>
          <w:szCs w:val="22"/>
        </w:rPr>
        <w:t xml:space="preserve">and</w:t>
      </w:r>
    </w:p>
    <w:p>
      <w:pPr>
        <w:spacing w:after="200"/>
      </w:pPr>
      <w:r>
        <w:rPr>
          <w:b/>
          <w:bCs/>
          <w:color w:val="000000"/>
          <w:sz w:val="22"/>
          <w:szCs w:val="22"/>
        </w:rPr>
        <w:t xml:space="preserve">Apex Business Solutions ("Receiving Party")</w:t>
      </w:r>
    </w:p>
    <w:p>
      <w:pPr>
        <w:spacing w:after="300"/>
      </w:pPr>
      <w:r>
        <w:rPr>
          <w:color w:val="000000"/>
          <w:sz w:val="22"/>
          <w:szCs w:val="22"/>
        </w:rPr>
        <w:t xml:space="preserve">WHEREAS, the parties wish to explore a potential business relationship concerning strategic partnership evaluation (the "Purpose"); and</w:t>
      </w:r>
    </w:p>
    <w:p>
      <w:pPr>
        <w:spacing w:after="300"/>
      </w:pPr>
      <w:r>
        <w:rPr>
          <w:color w:val="000000"/>
          <w:sz w:val="22"/>
          <w:szCs w:val="22"/>
        </w:rPr>
        <w:t xml:space="preserve">WHEREAS, in connection with such discussions, certain confidential information may be disclosed;</w:t>
      </w:r>
    </w:p>
    <w:p>
      <w:pPr>
        <w:spacing w:after="300"/>
      </w:pPr>
      <w:r>
        <w:rPr>
          <w:color w:val="000000"/>
          <w:sz w:val="22"/>
          <w:szCs w:val="22"/>
        </w:rPr>
        <w:t xml:space="preserve">NOW, THEREFORE, in consideration of the mutual covenants contained herein, the parties agree as follows:</w:t>
      </w:r>
    </w:p>
    <w:p>
      <w:pPr>
        <w:spacing w:before="300" w:after="200"/>
      </w:pPr>
      <w:r>
        <w:rPr>
          <w:b/>
          <w:bCs/>
          <w:color w:val="000000"/>
          <w:sz w:val="24"/>
          <w:szCs w:val="24"/>
        </w:rPr>
        <w:t xml:space="preserve">1. DEFINITION OF CONFIDENTIAL INFORMATION</w:t>
      </w:r>
    </w:p>
    <w:p>
      <w:pPr>
        <w:spacing w:after="200"/>
      </w:pPr>
      <w:r>
        <w:rPr>
          <w:color w:val="000000"/>
          <w:sz w:val="22"/>
          <w:szCs w:val="22"/>
        </w:rPr>
        <w:t xml:space="preserve">1.1 "Confidential Information" means any information disclosed by the Disclosing Party that is marked as confidential or that reasonably should be understood to be confidential</w:t>
      </w:r>
      <w:ins w:id="1" w:author="Counterparty" w:date="2025-12-30T15:57:51Z">
        <w:r>
          <w:t xml:space="preserve">, including any residual knowledge, skills, ideas, or concepts retained in the unaided memory of the Receiving Party's personnel</w:t>
        </w:r>
      </w:ins>
      <w:r>
        <w:rPr>
          <w:color w:val="000000"/>
          <w:sz w:val="22"/>
          <w:szCs w:val="22"/>
        </w:rPr>
        <w:t xml:space="preserve"> given the nature of the information and circumstances of disclosure.</w:t>
      </w:r>
    </w:p>
    <w:p>
      <w:pPr>
        <w:spacing w:after="200"/>
      </w:pPr>
      <w:r>
        <w:rPr>
          <w:color w:val="000000"/>
          <w:sz w:val="22"/>
          <w:szCs w:val="22"/>
        </w:rPr>
        <w:t xml:space="preserve">1.2 Confidential Information shall not include information that: (a) is or becomes publicly available through no fault of the Receiving Party; (b) was rightfully in the Receiving Party's possession prior to disclosure; (c) is rightfully obtained from a third party without restriction; or (d) is independently developed without use of Confidential Information.</w:t>
      </w:r>
    </w:p>
    <w:p>
      <w:pPr>
        <w:spacing w:before="300" w:after="200"/>
      </w:pPr>
      <w:r>
        <w:rPr>
          <w:b/>
          <w:bCs/>
          <w:color w:val="000000"/>
          <w:sz w:val="24"/>
          <w:szCs w:val="24"/>
        </w:rPr>
        <w:t xml:space="preserve">2. CONFIDENTIALITY OBLIGATIONS</w:t>
      </w:r>
    </w:p>
    <w:p>
      <w:pPr>
        <w:spacing w:after="200"/>
      </w:pPr>
      <w:r>
        <w:rPr>
          <w:color w:val="000000"/>
          <w:sz w:val="22"/>
          <w:szCs w:val="22"/>
        </w:rPr>
        <w:t xml:space="preserve">2.1 The obligations set forth in this Agreement shall apply solely to the Receiving Party. The Receiving Party shall: (a) hold all Confidential Information in strict confidence; (b) not disclose Confidential Information to any third party without prior written consent; (c) use Confidential Information only for the Purpose; and (d) protect Confidential Information using at least the same degree of care used to protect its own confidential information, but in no event less than reasonable care.</w:t>
      </w:r>
    </w:p>
    <w:p>
      <w:pPr>
        <w:spacing w:after="200"/>
      </w:pPr>
      <w:r>
        <w:rPr>
          <w:color w:val="000000"/>
          <w:sz w:val="22"/>
          <w:szCs w:val="22"/>
        </w:rPr>
        <w:t xml:space="preserve">2.2 The Receiving Party may disclose Confidential Information to its employees, agents, and advisors who have a need to know such information for the Purpose and who are bound by confidentiality obligations at least as protective as those contained herein.</w:t>
      </w:r>
    </w:p>
    <w:p>
      <w:pPr>
        <w:spacing w:before="300" w:after="200"/>
      </w:pPr>
      <w:r>
        <w:rPr>
          <w:b/>
          <w:bCs/>
          <w:color w:val="000000"/>
          <w:sz w:val="24"/>
          <w:szCs w:val="24"/>
        </w:rPr>
        <w:t xml:space="preserve">3. PERMITTED DISCLOSURES</w:t>
      </w:r>
    </w:p>
    <w:p>
      <w:pPr>
        <w:spacing w:after="200"/>
      </w:pPr>
      <w:r>
        <w:rPr>
          <w:color w:val="000000"/>
          <w:sz w:val="22"/>
          <w:szCs w:val="22"/>
        </w:rPr>
        <w:t xml:space="preserve">3.1 The Receiving Party may disclose Confidential Information to governmental authorities if required by applicable law, regulation, or legal process.</w:t>
      </w:r>
    </w:p>
    <w:p>
      <w:pPr>
        <w:spacing w:after="200"/>
      </w:pPr>
      <w:r>
        <w:rPr>
          <w:color w:val="000000"/>
          <w:sz w:val="22"/>
          <w:szCs w:val="22"/>
        </w:rPr>
        <w:t xml:space="preserve">3.2 If the Receiving Party is required by law to disclose Confidential Information, it shall provide prompt notice to the Disclosing Party (to the extent legally permitted) and cooperate with the Disclosing Party's efforts to obtain a protective order.</w:t>
      </w:r>
    </w:p>
    <w:p>
      <w:pPr>
        <w:spacing w:before="300" w:after="200"/>
      </w:pPr>
      <w:r>
        <w:rPr>
          <w:b/>
          <w:bCs/>
          <w:color w:val="000000"/>
          <w:sz w:val="24"/>
          <w:szCs w:val="24"/>
        </w:rPr>
        <w:t xml:space="preserve">4. TERM AND SURVIVAL</w:t>
      </w:r>
    </w:p>
    <w:p>
      <w:pPr>
        <w:spacing w:after="200"/>
      </w:pPr>
      <w:r>
        <w:t>4.1 This Agreement shall remain in effect for a period of twelve (12) months from the date of execution. The confidentiality obligations shall survive for a period of three (3) years following termination or expiration of this Agreement following any termination or expiration, with no termination date and for a period of three (3) years following termination.</w:t>
      </w:r>
    </w:p>
    <w:p>
      <w:pPr>
        <w:spacing w:before="300" w:after="200"/>
      </w:pPr>
      <w:r>
        <w:rPr>
          <w:b/>
          <w:bCs/>
          <w:color w:val="000000"/>
          <w:sz w:val="24"/>
          <w:szCs w:val="24"/>
        </w:rPr>
        <w:t xml:space="preserve">5. RETURN AND DESTRUCTION</w:t>
      </w:r>
    </w:p>
    <w:p>
      <w:pPr>
        <w:spacing w:after="200"/>
      </w:pPr>
      <w:r>
        <w:rPr>
          <w:color w:val="000000"/>
          <w:sz w:val="22"/>
          <w:szCs w:val="22"/>
        </w:rPr>
        <w:t xml:space="preserve">5.1 Upon termination or request, the Receiving Party shall return or destroy all Confidential Information, except that the Receiving Party may retain one archival copy for legal compliance purposes, and copies residing on backup systems may be retained subject to continued confidentiality obligations.</w:t>
      </w:r>
    </w:p>
    <w:p>
      <w:pPr>
        <w:spacing w:before="300" w:after="200"/>
      </w:pPr>
      <w:r>
        <w:rPr>
          <w:b/>
          <w:bCs/>
          <w:color w:val="000000"/>
          <w:sz w:val="24"/>
          <w:szCs w:val="24"/>
        </w:rPr>
        <w:t xml:space="preserve">6. NO LICENCE OR WARRANTY</w:t>
      </w:r>
    </w:p>
    <w:p>
      <w:pPr>
        <w:spacing w:after="200"/>
      </w:pPr>
      <w:r>
        <w:rPr>
          <w:color w:val="000000"/>
          <w:sz w:val="22"/>
          <w:szCs w:val="22"/>
        </w:rPr>
        <w:t xml:space="preserve">6.1 Nothing in this Agreement grants any licence or rights to any intellectual property. All Confidential Information remains the property of the Disclosing Party.</w:t>
      </w:r>
    </w:p>
    <w:p>
      <w:pPr>
        <w:spacing w:after="200"/>
      </w:pPr>
      <w:r>
        <w:rPr>
          <w:color w:val="000000"/>
          <w:sz w:val="22"/>
          <w:szCs w:val="22"/>
        </w:rPr>
        <w:t xml:space="preserve">6.2 Confidential Information is provided "AS IS" without warranty of any kind.</w:t>
      </w:r>
    </w:p>
    <w:p>
      <w:pPr>
        <w:spacing w:before="300" w:after="200"/>
      </w:pPr>
      <w:r>
        <w:rPr>
          <w:b/>
          <w:bCs/>
          <w:color w:val="000000"/>
          <w:sz w:val="24"/>
          <w:szCs w:val="24"/>
        </w:rPr>
        <w:t xml:space="preserve">8. REMEDIES</w:t>
      </w:r>
    </w:p>
    <w:p>
      <w:pPr>
        <w:spacing w:after="200"/>
      </w:pPr>
      <w:r>
        <w:rPr>
          <w:color w:val="000000"/>
          <w:sz w:val="22"/>
          <w:szCs w:val="22"/>
        </w:rPr>
        <w:t xml:space="preserve">8.1 Each party acknowledges that a breach of this Agreement may cause irreparable harm for which monetary damages may be inadequate.</w:t>
      </w:r>
    </w:p>
    <w:p>
      <w:pPr>
        <w:spacing w:after="200"/>
      </w:pPr>
      <w:r>
        <w:rPr>
          <w:color w:val="000000"/>
          <w:sz w:val="22"/>
          <w:szCs w:val="22"/>
        </w:rPr>
        <w:t xml:space="preserve">8.2 Either party may seek injunctive relief in addition to other remedies</w:t>
      </w:r>
      <w:ins w:id="2" w:author="Counterparty" w:date="2025-12-30T15:57:51Z">
        <w:r>
          <w:t xml:space="preserve">. The Disclosing Party shall be entitled to seek injunctive relief without the necessity of posting any bond or other security</w:t>
        </w:r>
      </w:ins>
      <w:r>
        <w:rPr>
          <w:color w:val="000000"/>
          <w:sz w:val="22"/>
          <w:szCs w:val="22"/>
        </w:rPr>
        <w:t xml:space="preserve"> available at law or in equity.</w:t>
      </w:r>
    </w:p>
    <w:p>
      <w:pPr>
        <w:spacing w:after="200"/>
      </w:pPr>
      <w:r>
        <w:rPr>
          <w:color w:val="000000"/>
          <w:sz w:val="22"/>
          <w:szCs w:val="22"/>
        </w:rPr>
        <w:t xml:space="preserve">8.3 Liability. The Receiving Party shall be liable for all damages without limitation arising from any breach of this Agreement.</w:t>
      </w:r>
    </w:p>
    <w:p>
      <w:pPr>
        <w:spacing w:before="300" w:after="200"/>
      </w:pPr>
      <w:r>
        <w:rPr>
          <w:b/>
          <w:bCs/>
          <w:color w:val="000000"/>
          <w:sz w:val="24"/>
          <w:szCs w:val="24"/>
        </w:rPr>
        <w:t xml:space="preserve">9. GENERAL PROVISIONS</w:t>
      </w:r>
    </w:p>
    <w:p>
      <w:pPr>
        <w:spacing w:after="200"/>
      </w:pPr>
      <w:r>
        <w:rPr>
          <w:color w:val="000000"/>
          <w:sz w:val="22"/>
          <w:szCs w:val="22"/>
        </w:rPr>
        <w:t xml:space="preserve">9.1 Entire Agreement. This Agreement constitutes the entire agreement between the parties regarding the subject matter hereof.</w:t>
      </w:r>
    </w:p>
    <w:p>
      <w:pPr>
        <w:spacing w:after="200"/>
      </w:pPr>
      <w:r>
        <w:t>9.2 Assignment and Liability. The Disclosing Party may assign this Agreement at any time without notice to or consent from the Receiving Party. The Receiving Party may not assign without prior written consent. The Receiving Party's liability for any breach shall be unlimited and not subject to any monetary limitation whatsoever.</w:t>
      </w:r>
    </w:p>
    <w:p>
      <w:pPr>
        <w:spacing w:before="300" w:after="200"/>
      </w:pPr>
      <w:r>
        <w:rPr>
          <w:b/>
          <w:bCs/>
          <w:color w:val="000000"/>
          <w:sz w:val="24"/>
          <w:szCs w:val="24"/>
        </w:rPr>
        <w:t xml:space="preserve">10. GOVERNING LAW AND JURISDICTION</w:t>
      </w:r>
    </w:p>
    <w:p>
      <w:pPr>
        <w:spacing w:after="200"/>
      </w:pPr>
      <w:r>
        <w:rPr>
          <w:color w:val="000000"/>
          <w:sz w:val="22"/>
          <w:szCs w:val="22"/>
        </w:rPr>
        <w:t xml:space="preserve">10.1 This Agreement shall be governed by the laws of the State of Delaware. Any dispute shall be resolved in the state or federal courts located in Delaware.</w:t>
      </w:r>
    </w:p>
    <w:p>
      <w:pPr>
        <w:spacing w:before="400" w:after="200"/>
      </w:pPr>
      <w:r>
        <w:rPr>
          <w:color w:val="000000"/>
          <w:sz w:val="22"/>
          <w:szCs w:val="22"/>
        </w:rPr>
        <w:t xml:space="preserve">IN WITNESS WHEREOF, the parties have executed this Agreement as of the date last signed below.</w:t>
      </w:r>
    </w:p>
    <w:p>
      <w:pPr>
        <w:spacing w:before="300" w:after="100"/>
      </w:pPr>
      <w:r>
        <w:rPr>
          <w:b/>
          <w:bCs/>
          <w:color w:val="000000"/>
          <w:sz w:val="22"/>
          <w:szCs w:val="22"/>
        </w:rPr>
        <w:t xml:space="preserve">DISCLOSING PARTY:</w:t>
      </w:r>
    </w:p>
    <w:p>
      <w:pPr>
        <w:spacing w:after="100"/>
      </w:pPr>
      <w:r>
        <w:rPr>
          <w:color w:val="000000"/>
          <w:sz w:val="22"/>
          <w:szCs w:val="22"/>
        </w:rPr>
        <w:t xml:space="preserve">Vertex Strategic Holdings</w:t>
      </w:r>
    </w:p>
    <w:p>
      <w:pPr>
        <w:spacing w:after="300"/>
      </w:pPr>
      <w:r>
        <w:rPr>
          <w:color w:val="000000"/>
          <w:sz w:val="22"/>
          <w:szCs w:val="22"/>
        </w:rPr>
        <w:t xml:space="preserve">By: _________________________ Date: _____________</w:t>
      </w:r>
    </w:p>
    <w:p>
      <w:pPr>
        <w:spacing w:before="200" w:after="100"/>
      </w:pPr>
      <w:r>
        <w:rPr>
          <w:b/>
          <w:bCs/>
          <w:color w:val="000000"/>
          <w:sz w:val="22"/>
          <w:szCs w:val="22"/>
        </w:rPr>
        <w:t xml:space="preserve">RECEIVING PARTY:</w:t>
      </w:r>
    </w:p>
    <w:p>
      <w:pPr>
        <w:spacing w:after="100"/>
      </w:pPr>
      <w:r>
        <w:rPr>
          <w:color w:val="000000"/>
          <w:sz w:val="22"/>
          <w:szCs w:val="22"/>
        </w:rPr>
        <w:t xml:space="preserve">Apex Business Solutions</w:t>
      </w:r>
    </w:p>
    <w:p>
      <w:pPr>
        <w:spacing w:after="200"/>
      </w:pPr>
      <w:r>
        <w:rPr>
          <w:color w:val="000000"/>
          <w:sz w:val="22"/>
          <w:szCs w:val="22"/>
        </w:rPr>
        <w:t xml:space="preserve">By: _________________________ Date: 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rackRevisions/>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color w:val="000000"/>
    </w:rPr>
  </w:style>
  <w:style w:type="paragraph" w:styleId="ListParagraph">
    <w:name w:val="List Paragraph"/>
    <w:basedOn w:val="Normal"/>
    <w:qFormat/>
    <w:rPr>
      <w:color w:val="000000"/>
    </w:rPr>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color w:val="000000"/>
      <w:vertAlign w:val="superscript"/>
    </w:rPr>
  </w:style>
  <w:style w:type="paragraph" w:styleId="FootnoteText">
    <w:name w:val="footnote text"/>
    <w:basedOn w:val="Normal"/>
    <w:link w:val="FootnoteTextChar"/>
    <w:uiPriority w:val="99"/>
    <w:semiHidden/>
    <w:unhideWhenUsed/>
    <w:pPr>
      <w:spacing w:after="0" w:line="240" w:lineRule="auto"/>
    </w:pPr>
    <w:rPr>
      <w:color w:val="000000"/>
      <w:sz w:val="20"/>
      <w:szCs w:val="20"/>
    </w:rPr>
  </w:style>
  <w:style w:type="character" w:styleId="FootnoteTextChar">
    <w:name w:val="Footnote Text Char"/>
    <w:basedOn w:val="DefaultParagraphFont"/>
    <w:link w:val="FootnoteText"/>
    <w:uiPriority w:val="99"/>
    <w:semiHidden/>
    <w:unhideWhenUsed/>
    <w:rPr>
      <w:color w:val="000000"/>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2025-12-16T12:59:38.565Z</dcterms:created>
  <dcterms:modified xsi:type="dcterms:W3CDTF">2025-12-16T12:59:38.565Z</dcterms:modified>
</cp:coreProperties>
</file>

<file path=docProps/custom.xml><?xml version="1.0" encoding="utf-8"?>
<Properties xmlns="http://schemas.openxmlformats.org/officeDocument/2006/custom-properties" xmlns:vt="http://schemas.openxmlformats.org/officeDocument/2006/docPropsVTypes"/>
</file>