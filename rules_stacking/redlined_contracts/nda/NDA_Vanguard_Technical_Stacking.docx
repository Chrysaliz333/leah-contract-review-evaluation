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Vanguard Technical Systems ("Disclosing Party")</w:t>
      </w:r>
    </w:p>
    <w:p>
      <w:pPr>
        <w:spacing w:after="100"/>
      </w:pPr>
      <w:r>
        <w:rPr>
          <w:color w:val="000000"/>
          <w:sz w:val="22"/>
          <w:szCs w:val="22"/>
        </w:rPr>
        <w:t xml:space="preserve">and</w:t>
      </w:r>
    </w:p>
    <w:p>
      <w:pPr>
        <w:spacing w:after="200"/>
      </w:pPr>
      <w:r>
        <w:rPr>
          <w:b/>
          <w:bCs/>
          <w:color w:val="000000"/>
          <w:sz w:val="22"/>
          <w:szCs w:val="22"/>
        </w:rPr>
        <w:t xml:space="preserve">Precision Engineering Co. ("Receiving Party")</w:t>
      </w:r>
    </w:p>
    <w:p>
      <w:pPr>
        <w:spacing w:after="300"/>
      </w:pPr>
      <w:r>
        <w:rPr>
          <w:color w:val="000000"/>
          <w:sz w:val="22"/>
          <w:szCs w:val="22"/>
        </w:rPr>
        <w:t xml:space="preserve">WHEREAS, the parties wish to explore a potential business relationship concerning technical collaboration and design review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information disclosed by the Disclosing Party that is marked as confidential or that reasonably should be understood to be confidential given the nature of the information and circumstances of disclosure.</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The obligations set forth in this Agreement shall apply solely to the Receiving Party. The Receiving Party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 but in no event less than reasonable care.</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t>4.1 This Agreement shall remain in effect for twelve (12) months from execution. Confidentiality obligations shall survive termination for a period of three (3) years.</w:t>
      </w:r>
    </w:p>
    <w:p>
      <w:pPr>
        <w:spacing w:before="300" w:after="200"/>
      </w:pPr>
      <w:r>
        <w:rPr>
          <w:b/>
          <w:bCs/>
          <w:color w:val="000000"/>
          <w:sz w:val="24"/>
          <w:szCs w:val="24"/>
        </w:rPr>
        <w:t xml:space="preserve">5. RETURN AND DESTRUCTION</w:t>
      </w:r>
    </w:p>
    <w:p>
      <w:pPr>
        <w:spacing w:after="200"/>
      </w:pPr>
      <w:r>
        <w:t>5.1 Upon termination of this Agreement or upon request by the Disclosing Party, the Receiving Party shall promptly return or </w:t>
      </w:r>
      <w:del w:id="1" w:author="Counterparty" w:date="2025-12-30T15:57:51Z">
        <w:r>
          <w:delText xml:space="preserve">provided that the Receiving Party may retain one archival copy for legal compliance purposes</w:delText>
        </w:r>
      </w:del>
      <w:ins w:id="2" w:author="Counterparty" w:date="2025-12-30T15:57:51Z">
        <w:r>
          <w:t xml:space="preserve">destroy all Confidential Information without exception and without retaining any copies for any purpose, including legal or regulatory compliance</w:t>
        </w:r>
      </w:ins>
      <w:r>
        <w:t xml:space="preserve">. The Receiving Party shall certify in writing that all Confidential Information has been returned or destroyed.</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rPr>
          <w:color w:val="000000"/>
          <w:sz w:val="22"/>
          <w:szCs w:val="22"/>
        </w:rPr>
        <w:t xml:space="preserve">8.2 Either party may seek injunctive relief in addition to other remedies available at law or in equity.</w:t>
      </w:r>
    </w:p>
    <w:p>
      <w:pPr>
        <w:spacing w:after="200"/>
      </w:pPr>
      <w:r>
        <w:rPr>
          <w:color w:val="000000"/>
          <w:sz w:val="22"/>
          <w:szCs w:val="22"/>
        </w:rPr>
        <w:t xml:space="preserve">8.3 Liability. The Receiving Party shall be liable for unlimited and uncapped liability arising from any breach of this Agreement.</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rPr>
          <w:color w:val="000000"/>
          <w:sz w:val="22"/>
          <w:szCs w:val="22"/>
        </w:rPr>
        <w:t xml:space="preserve">9.2 Assignment. Neither party may assign this Agreement without prior written consent of the other party.</w:t>
      </w:r>
    </w:p>
    <w:p>
      <w:pPr>
        <w:spacing w:before="300" w:after="200"/>
      </w:pPr>
      <w:r>
        <w:rPr>
          <w:b/>
          <w:bCs/>
          <w:color w:val="000000"/>
          <w:sz w:val="24"/>
          <w:szCs w:val="24"/>
        </w:rPr>
        <w:t xml:space="preserve">10. GOVERNING LAW AND JURISDICTION</w:t>
      </w:r>
    </w:p>
    <w:p>
      <w:pPr>
        <w:spacing w:after="200"/>
      </w:pPr>
      <w:r>
        <w:t>10.1 This Agreement shall be governed by and construed in accordance with </w:t>
      </w:r>
      <w:del w:id="3" w:author="Counterparty" w:date="2025-12-30T15:57:51Z">
        <w:r>
          <w:delText xml:space="preserve">the laws applicable in the jurisdiction of the courts of State of New York</w:delText>
        </w:r>
      </w:del>
      <w:ins w:id="4" w:author="Counterparty" w:date="2025-12-30T15:57:51Z">
        <w:r>
          <w:t xml:space="preserve">the laws of the Cayman Islands</w:t>
        </w:r>
      </w:ins>
      <w:r>
        <w:t xml:space="preserve">, without regard to conflict of laws principles. Any dispute shall be subject to the courts of State of New York.</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Vanguard Technical Systems</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Precision Engineering Co.</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2025-12-16T12:59:38.641Z</dcterms:created>
  <dcterms:modified xsi:type="dcterms:W3CDTF">2025-12-16T12:59:38.641Z</dcterms:modified>
</cp:coreProperties>
</file>

<file path=docProps/custom.xml><?xml version="1.0" encoding="utf-8"?>
<Properties xmlns="http://schemas.openxmlformats.org/officeDocument/2006/custom-properties" xmlns:vt="http://schemas.openxmlformats.org/officeDocument/2006/docPropsVTypes"/>
</file>