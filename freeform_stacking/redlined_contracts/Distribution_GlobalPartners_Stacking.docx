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DISTRIBUTION AGREEMENT</w:t>
      </w:r>
    </w:p>
    <w:p>
      <w:pPr>
        <w:spacing w:after="400"/>
        <w:jc w:val="center"/>
      </w:pPr>
      <w:r>
        <w:rPr>
          <w:sz w:val="22"/>
          <w:szCs w:val="22"/>
        </w:rPr>
        <w:t xml:space="preserve">Contract No. DA-2025-112</w:t>
      </w:r>
    </w:p>
    <w:p>
      <w:pPr>
        <w:spacing w:after="200"/>
      </w:pPr>
      <w:r>
        <w:rPr>
          <w:sz w:val="24"/>
          <w:szCs w:val="24"/>
        </w:rPr>
        <w:t xml:space="preserve">This Distribution Agreement (this "Agreement") is entered into as of _________________, 2025 (the "Effective Date"), by and between:</w:t>
      </w:r>
    </w:p>
    <w:p>
      <w:pPr>
        <w:spacing w:after="100"/>
      </w:pPr>
      <w:r>
        <w:rPr>
          <w:b/>
          <w:bCs/>
          <w:sz w:val="24"/>
          <w:szCs w:val="24"/>
        </w:rPr>
        <w:t xml:space="preserve">Global Products Manufacturing Inc.</w:t>
      </w:r>
      <w:r>
        <w:rPr>
          <w:sz w:val="24"/>
          <w:szCs w:val="24"/>
        </w:rPr>
        <w:t xml:space="preserve">, a Delaware corporation with its principal place of business at 1200 Industrial Parkway, Chicago, Illinois 60601 ("Supplier"); and</w:t>
      </w:r>
    </w:p>
    <w:p>
      <w:pPr>
        <w:spacing w:after="200"/>
      </w:pPr>
      <w:r>
        <w:rPr>
          <w:b/>
          <w:bCs/>
          <w:sz w:val="24"/>
          <w:szCs w:val="24"/>
        </w:rPr>
        <w:t xml:space="preserve">___________________________</w:t>
      </w:r>
      <w:r>
        <w:rPr>
          <w:sz w:val="24"/>
          <w:szCs w:val="24"/>
        </w:rPr>
        <w:t xml:space="preserve">, a _________________ with its principal place of business at _________________________________ ("Distributor").</w:t>
      </w:r>
    </w:p>
    <w:p>
      <w:pPr>
        <w:pStyle w:val="Heading1"/>
      </w:pPr>
      <w:r>
        <w:t xml:space="preserve">RECITALS</w:t>
      </w:r>
    </w:p>
    <w:p>
      <w:pPr>
        <w:spacing w:after="100"/>
      </w:pPr>
      <w:r>
        <w:rPr>
          <w:b/>
          <w:bCs/>
          <w:sz w:val="24"/>
          <w:szCs w:val="24"/>
        </w:rPr>
        <w:t xml:space="preserve">WHEREAS, </w:t>
      </w:r>
      <w:r>
        <w:rPr>
          <w:sz w:val="24"/>
          <w:szCs w:val="24"/>
        </w:rPr>
        <w:t xml:space="preserve">Supplier manufactures and sells certain products as more fully described herein; and</w:t>
      </w:r>
    </w:p>
    <w:p>
      <w:pPr>
        <w:spacing w:after="100"/>
      </w:pPr>
      <w:r>
        <w:rPr>
          <w:b/>
          <w:bCs/>
          <w:sz w:val="24"/>
          <w:szCs w:val="24"/>
        </w:rPr>
        <w:t xml:space="preserve">WHEREAS, </w:t>
      </w:r>
      <w:r>
        <w:rPr>
          <w:sz w:val="24"/>
          <w:szCs w:val="24"/>
        </w:rPr>
        <w:t xml:space="preserve">Distributor desires to purchase Products from Supplier for resale within the Territory, and Supplier desires to appoint Distributor as a distributor of such Products.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"Approved Resellers" </w:t>
      </w:r>
      <w:r>
        <w:rPr>
          <w:sz w:val="24"/>
          <w:szCs w:val="24"/>
        </w:rPr>
        <w:t xml:space="preserve">means retail or wholesale customers of Distributor that have been approved by Supplier in writing to resell the Products.</w:t>
      </w:r>
    </w:p>
    <w:p>
      <w:pPr>
        <w:spacing w:after="100"/>
      </w:pPr>
      <w:r>
        <w:rPr>
          <w:b/>
          <w:bCs/>
          <w:sz w:val="24"/>
          <w:szCs w:val="24"/>
        </w:rPr>
        <w:t xml:space="preserve">1.2 "Net Sales" </w:t>
      </w:r>
      <w:r>
        <w:rPr>
          <w:sz w:val="24"/>
          <w:szCs w:val="24"/>
        </w:rPr>
        <w:t xml:space="preserve">means the gross revenues received by Distributor from the sale of Products, less returns, allowances, and discounts actually granted.</w:t>
      </w:r>
    </w:p>
    <w:p>
      <w:pPr>
        <w:spacing w:after="100"/>
      </w:pPr>
      <w:r>
        <w:rPr>
          <w:b/>
          <w:bCs/>
          <w:sz w:val="24"/>
          <w:szCs w:val="24"/>
        </w:rPr>
        <w:t xml:space="preserve">1.3 "Products" </w:t>
      </w:r>
      <w:r>
        <w:rPr>
          <w:sz w:val="24"/>
          <w:szCs w:val="24"/>
        </w:rPr>
        <w:t xml:space="preserve">means the products listed in Exhibit A attached hereto, as may be amended from time to time by mutual written agreement.</w:t>
      </w:r>
    </w:p>
    <w:p>
      <w:pPr>
        <w:spacing w:after="100"/>
      </w:pPr>
      <w:r>
        <w:rPr>
          <w:b/>
          <w:bCs/>
          <w:sz w:val="24"/>
          <w:szCs w:val="24"/>
        </w:rPr>
        <w:t xml:space="preserve">1.4 "Territory" </w:t>
      </w:r>
      <w:r>
        <w:rPr>
          <w:sz w:val="24"/>
          <w:szCs w:val="24"/>
        </w:rPr>
        <w:t xml:space="preserve">means the geographic area within which Distributor is authorised to sell the Products, as set forth in Exhibit C attached hereto.</w:t>
      </w:r>
    </w:p>
    <w:p>
      <w:pPr>
        <w:spacing w:after="200"/>
      </w:pPr>
      <w:r>
        <w:rPr>
          <w:b/>
          <w:bCs/>
          <w:sz w:val="24"/>
          <w:szCs w:val="24"/>
        </w:rPr>
        <w:t xml:space="preserve">1.5 "Trademarks" </w:t>
      </w:r>
      <w:r>
        <w:rPr>
          <w:sz w:val="24"/>
          <w:szCs w:val="24"/>
        </w:rPr>
        <w:t xml:space="preserve">means Supplier's trademarks, trade names, logos, and other identifying marks as set forth in Exhibit D attached hereto.</w:t>
      </w:r>
    </w:p>
    <w:p>
      <w:pPr>
        <w:pStyle w:val="Heading1"/>
      </w:pPr>
      <w:r>
        <w:t xml:space="preserve">ARTICLE 2 - APPOINTMENT</w:t>
      </w:r>
    </w:p>
    <w:p>
      <w:pPr>
        <w:spacing w:after="200"/>
      </w:pPr>
      <w:r>
        <w:rPr>
          <w:b/>
          <w:bCs/>
          <w:sz w:val="24"/>
          <w:szCs w:val="24"/>
        </w:rPr>
        <w:t xml:space="preserve">2.1 Grant of Distribution Rights. </w:t>
      </w:r>
      <w:r>
        <w:rPr>
          <w:sz w:val="24"/>
          <w:szCs w:val="24"/>
        </w:rPr>
        <w:t xml:space="preserve">Subject to the terms and conditions of this Agreement, Supplier hereby grants to Distributor the right to purchase Products from Supplier and to distribute, market, and resell such Products within the Territory during the Term.</w:t>
      </w:r>
    </w:p>
    <w:p>
      <w:pPr>
        <w:pStyle w:val="Heading1"/>
      </w:pPr>
      <w:r>
        <w:t xml:space="preserve">ARTICLE 3 - TERRITORY AND EXCLUSIVITY</w:t>
      </w:r>
    </w:p>
    <w:p>
      <w:pPr>
        <w:spacing w:after="100"/>
      </w:pPr>
      <w:r>
        <w:rPr>
          <w:b/>
          <w:bCs/>
          <w:sz w:val="24"/>
          <w:szCs w:val="24"/>
        </w:rPr>
        <w:t xml:space="preserve">3.1 Non-Exclusive Appointment. </w:t>
      </w:r>
      <w:del w:id="5" w:author="Global Products Manufacturing Inc." w:date="2026-01-20T11:30:00Z">
        <w:r>
          <w:rPr>
            <w:sz w:val="24"/>
            <w:szCs w:val="24"/>
          </w:rPr>
          <w:delText xml:space="preserve">Supplier hereby appoints Distributor as a non-exclusive distributor of the Products within the Territory, and Distributor accepts such appointment.</w:delText>
        </w:r>
      </w:del>
      <w:ins w:id="6" w:author="Global Products Manufacturing Inc." w:date="2026-01-20T11:30:00Z">
        <w:r>
          <w:rPr>
            <w:sz w:val="24"/>
            <w:szCs w:val="24"/>
          </w:rPr>
          <w:t xml:space="preserve">Supplier hereby appoints Distributor as a non-exclusive distributor of the Products within the Territory. Distributor shall not distribute, market, or sell any products that compete with the Products without Supplier’s prior written consent, which may be withheld in Supplier’s sole discretion.</w:t>
        </w:r>
      </w:ins>
    </w:p>
    <w:p>
      <w:pPr>
        <w:spacing w:after="100"/>
      </w:pPr>
      <w:r>
        <w:rPr>
          <w:b/>
          <w:bCs/>
          <w:sz w:val="24"/>
          <w:szCs w:val="24"/>
        </w:rPr>
        <w:t xml:space="preserve">3.2 Reservation of Rights. </w:t>
      </w:r>
      <w:r>
        <w:rPr>
          <w:sz w:val="24"/>
          <w:szCs w:val="24"/>
        </w:rPr>
        <w:t xml:space="preserve">Supplier reserves the right to: (a) sell Products directly to customers within the Territory; (b) appoint other distributors within the Territory; and (c) sell Products to customers outside the Territory who may resell such Products within the Territory.</w:t>
      </w:r>
    </w:p>
    <w:p>
      <w:pPr>
        <w:spacing w:after="200"/>
      </w:pPr>
      <w:r>
        <w:rPr>
          <w:b/>
          <w:bCs/>
          <w:sz w:val="24"/>
          <w:szCs w:val="24"/>
        </w:rPr>
        <w:t xml:space="preserve">3.3 Sales Outside Territory. </w:t>
      </w:r>
      <w:r>
        <w:rPr>
          <w:sz w:val="24"/>
          <w:szCs w:val="24"/>
        </w:rPr>
        <w:t xml:space="preserve">Distributor shall not actively solicit sales or establish any branch, warehouse, or distribution centre outside the Territory without Supplier's prior written consent.</w:t>
      </w:r>
    </w:p>
    <w:p>
      <w:pPr>
        <w:pStyle w:val="Heading1"/>
      </w:pPr>
      <w:r>
        <w:t xml:space="preserve">ARTICLE 4 - ORDERS AND DELIVERY</w:t>
      </w:r>
    </w:p>
    <w:p>
      <w:pPr>
        <w:spacing w:after="100"/>
      </w:pPr>
      <w:r>
        <w:rPr>
          <w:b/>
          <w:bCs/>
          <w:sz w:val="24"/>
          <w:szCs w:val="24"/>
        </w:rPr>
        <w:t xml:space="preserve">4.1 Purchase Orders. </w:t>
      </w:r>
      <w:r>
        <w:rPr>
          <w:sz w:val="24"/>
          <w:szCs w:val="24"/>
        </w:rPr>
        <w:t xml:space="preserve">Distributor shall submit purchase orders to Supplier in writing. Supplier shall accept or reject each purchase order within five (5) business days of receipt.</w:t>
      </w:r>
    </w:p>
    <w:p>
      <w:pPr>
        <w:spacing w:after="100"/>
      </w:pPr>
      <w:r>
        <w:rPr>
          <w:b/>
          <w:bCs/>
          <w:sz w:val="24"/>
          <w:szCs w:val="24"/>
        </w:rPr>
        <w:t xml:space="preserve">4.2 Delivery Terms. </w:t>
      </w:r>
      <w:r>
        <w:rPr>
          <w:sz w:val="24"/>
          <w:szCs w:val="24"/>
        </w:rPr>
        <w:t xml:space="preserve">Unless otherwise agreed in writing, all Products shall be delivered FOB Supplier's facility. Title and risk of loss shall pass to Distributor upon delivery to the carrier.</w:t>
      </w:r>
    </w:p>
    <w:p>
      <w:pPr>
        <w:spacing w:after="200"/>
      </w:pPr>
      <w:r>
        <w:rPr>
          <w:b/>
          <w:bCs/>
          <w:sz w:val="24"/>
          <w:szCs w:val="24"/>
        </w:rPr>
        <w:t xml:space="preserve">4.3 Shipping. </w:t>
      </w:r>
      <w:r>
        <w:rPr>
          <w:sz w:val="24"/>
          <w:szCs w:val="24"/>
        </w:rPr>
        <w:t xml:space="preserve">Distributor shall be responsible for all shipping, freight, insurance, and handling costs associated with the delivery of Products.</w:t>
      </w:r>
    </w:p>
    <w:p>
      <w:pPr>
        <w:pStyle w:val="Heading1"/>
      </w:pPr>
      <w:r>
        <w:t xml:space="preserve">ARTICLE 5 - PRICING AND PAYMENT</w:t>
      </w:r>
    </w:p>
    <w:p>
      <w:pPr>
        <w:spacing w:after="100"/>
      </w:pPr>
      <w:r>
        <w:rPr>
          <w:b/>
          <w:bCs/>
          <w:sz w:val="24"/>
          <w:szCs w:val="24"/>
        </w:rPr>
        <w:t xml:space="preserve">5.1 Prices. </w:t>
      </w:r>
      <w:del w:id="1" w:author="Global Products Manufacturing Inc." w:date="2026-01-20T11:00:00Z">
        <w:r>
          <w:rPr>
            <w:sz w:val="24"/>
            <w:szCs w:val="24"/>
          </w:rPr>
          <w:delText xml:space="preserve">Distributor shall purchase Products at the prices set forth in Supplier's then-current price list. Supplier may modify prices upon sixty (60) days' prior written notice.</w:delText>
        </w:r>
      </w:del>
      <w:ins w:id="2" w:author="Global Products Manufacturing Inc." w:date="2026-01-20T11:00:00Z">
        <w:r>
          <w:rPr>
            <w:sz w:val="24"/>
            <w:szCs w:val="24"/>
          </w:rPr>
          <w:t xml:space="preserve">Distributor shall purchase Products at Supplier’s then-current price list. Supplier may modify prices at any time upon fifteen (15) days’ notice. Price increases shall apply to all orders, including those already placed but not yet shipped.</w:t>
        </w:r>
      </w:ins>
    </w:p>
    <w:p>
      <w:pPr>
        <w:spacing w:after="100"/>
      </w:pPr>
      <w:r>
        <w:rPr>
          <w:b/>
          <w:bCs/>
          <w:sz w:val="24"/>
          <w:szCs w:val="24"/>
        </w:rPr>
        <w:t xml:space="preserve">5.2 Payment Terms. </w:t>
      </w:r>
      <w:r>
        <w:rPr>
          <w:sz w:val="24"/>
          <w:szCs w:val="24"/>
        </w:rPr>
        <w:t xml:space="preserve">Distributor shall pay all invoices within thirty (30) days of the invoice date.</w:t>
      </w:r>
    </w:p>
    <w:p>
      <w:pPr>
        <w:spacing w:after="200"/>
      </w:pPr>
      <w:r>
        <w:rPr>
          <w:b/>
          <w:bCs/>
          <w:sz w:val="24"/>
          <w:szCs w:val="24"/>
        </w:rPr>
        <w:t xml:space="preserve">5.3 Late Payments. </w:t>
      </w:r>
      <w:r>
        <w:rPr>
          <w:sz w:val="24"/>
          <w:szCs w:val="24"/>
        </w:rPr>
        <w:t xml:space="preserve">Any amounts not paid when due shall bear interest at the rate of one and one-half percent (1.5%) per month.</w:t>
      </w:r>
    </w:p>
    <w:p>
      <w:pPr>
        <w:pStyle w:val="Heading1"/>
      </w:pPr>
      <w:r>
        <w:t xml:space="preserve">ARTICLE 6 - MINIMUM PURCHASES</w:t>
      </w:r>
    </w:p>
    <w:p>
      <w:pPr>
        <w:spacing w:after="100"/>
      </w:pPr>
      <w:r>
        <w:rPr>
          <w:b/>
          <w:bCs/>
          <w:sz w:val="24"/>
          <w:szCs w:val="24"/>
        </w:rPr>
        <w:t xml:space="preserve">6.1 Minimum Purchase Commitment. </w:t>
      </w:r>
      <w:del w:id="3" w:author="Global Products Manufacturing Inc." w:date="2026-01-20T11:15:00Z">
        <w:r>
          <w:rPr>
            <w:sz w:val="24"/>
            <w:szCs w:val="24"/>
          </w:rPr>
          <w:delText xml:space="preserve">Distributor agrees to purchase a minimum of One Hundred Thousand Dollars ($100,000) of Products per calendar quarter during the Term of this Agreement. Failure to meet minimum purchase requirements for two (2) consecutive quarters shall constitute a material breach.</w:delText>
        </w:r>
      </w:del>
      <w:ins w:id="4" w:author="Global Products Manufacturing Inc." w:date="2026-01-20T11:15:00Z">
        <w:r>
          <w:rPr>
            <w:sz w:val="24"/>
            <w:szCs w:val="24"/>
          </w:rPr>
          <w:t xml:space="preserve">Distributor agrees to purchase a minimum of Two Hundred Fifty Thousand Dollars ($250,000) of Products per calendar quarter during the Term. Minimum purchase requirements shall increase by ten percent (10%) annually. Failure to meet minimum purchase requirements for any single quarter shall constitute a material breach entitling Supplier to terminate immediately.</w:t>
        </w:r>
      </w:ins>
    </w:p>
    <w:p>
      <w:pPr>
        <w:spacing w:after="200"/>
      </w:pPr>
      <w:r>
        <w:rPr>
          <w:b/>
          <w:bCs/>
          <w:sz w:val="24"/>
          <w:szCs w:val="24"/>
        </w:rPr>
        <w:t xml:space="preserve">6.2 Forecasts. </w:t>
      </w:r>
      <w:r>
        <w:rPr>
          <w:sz w:val="24"/>
          <w:szCs w:val="24"/>
        </w:rPr>
        <w:t xml:space="preserve">Distributor shall provide Supplier with a non-binding rolling twelve-month forecast of anticipated Product purchases on a quarterly basis.</w:t>
      </w:r>
    </w:p>
    <w:p>
      <w:pPr>
        <w:pStyle w:val="Heading1"/>
      </w:pPr>
      <w:r>
        <w:t xml:space="preserve">ARTICLE 7 - MARKETING AND PROMOTION</w:t>
      </w:r>
    </w:p>
    <w:p>
      <w:pPr>
        <w:spacing w:after="100"/>
      </w:pPr>
      <w:r>
        <w:rPr>
          <w:b/>
          <w:bCs/>
          <w:sz w:val="24"/>
          <w:szCs w:val="24"/>
        </w:rPr>
        <w:t xml:space="preserve">7.1 Marketing Efforts. </w:t>
      </w:r>
      <w:r>
        <w:rPr>
          <w:sz w:val="24"/>
          <w:szCs w:val="24"/>
        </w:rPr>
        <w:t xml:space="preserve">Distributor shall use commercially reasonable efforts to promote and market the Products within the Territory.</w:t>
      </w:r>
    </w:p>
    <w:p>
      <w:pPr>
        <w:spacing w:after="200"/>
      </w:pPr>
      <w:r>
        <w:rPr>
          <w:b/>
          <w:bCs/>
          <w:sz w:val="24"/>
          <w:szCs w:val="24"/>
        </w:rPr>
        <w:t xml:space="preserve">7.2 Advertising. </w:t>
      </w:r>
      <w:r>
        <w:rPr>
          <w:sz w:val="24"/>
          <w:szCs w:val="24"/>
        </w:rPr>
        <w:t xml:space="preserve">All advertising and promotional materials prepared by Distributor shall be submitted to Supplier for approval prior to use.</w:t>
      </w:r>
    </w:p>
    <w:p>
      <w:pPr>
        <w:pStyle w:val="Heading1"/>
      </w:pPr>
      <w:r>
        <w:t xml:space="preserve">ARTICLE 8 - TRADEMARK LICENSE</w:t>
      </w:r>
    </w:p>
    <w:p>
      <w:pPr>
        <w:spacing w:after="100"/>
      </w:pPr>
      <w:r>
        <w:rPr>
          <w:b/>
          <w:bCs/>
          <w:sz w:val="24"/>
          <w:szCs w:val="24"/>
        </w:rPr>
        <w:t xml:space="preserve">8.1 License Grant. </w:t>
      </w:r>
      <w:r>
        <w:rPr>
          <w:sz w:val="24"/>
          <w:szCs w:val="24"/>
        </w:rPr>
        <w:t xml:space="preserve">Supplier hereby grants to Distributor a non-exclusive, non-transferable license to use the Trademarks solely in connection with the marketing and sale of the Products within the Territory.</w:t>
      </w:r>
    </w:p>
    <w:p>
      <w:pPr>
        <w:spacing w:after="200"/>
      </w:pPr>
      <w:r>
        <w:rPr>
          <w:b/>
          <w:bCs/>
          <w:sz w:val="24"/>
          <w:szCs w:val="24"/>
        </w:rPr>
        <w:t xml:space="preserve">8.2 Ownership. </w:t>
      </w:r>
      <w:r>
        <w:rPr>
          <w:sz w:val="24"/>
          <w:szCs w:val="24"/>
        </w:rPr>
        <w:t xml:space="preserve">Distributor acknowledges Supplier's ownership of the Trademarks. All goodwill arising from Distributor's use of the Trademarks shall inure to the benefit of Supplier.</w:t>
      </w:r>
    </w:p>
    <w:p>
      <w:pPr>
        <w:pStyle w:val="Heading1"/>
      </w:pPr>
      <w:r>
        <w:t xml:space="preserve">ARTICLE 9 - PRODUCT WARRANTY</w:t>
      </w:r>
    </w:p>
    <w:p>
      <w:pPr>
        <w:spacing w:after="100"/>
      </w:pPr>
      <w:r>
        <w:rPr>
          <w:b/>
          <w:bCs/>
          <w:sz w:val="24"/>
          <w:szCs w:val="24"/>
        </w:rPr>
        <w:t xml:space="preserve">9.1 Warranty. </w:t>
      </w:r>
      <w:r>
        <w:rPr>
          <w:sz w:val="24"/>
          <w:szCs w:val="24"/>
        </w:rPr>
        <w:t xml:space="preserve">Supplier warrants that the Products will conform to the Specifications and will be free from defects in materials and workmanship for a period of twelve (12) months from delivery.</w:t>
      </w:r>
    </w:p>
    <w:p>
      <w:pPr>
        <w:spacing w:after="200"/>
      </w:pPr>
      <w:r>
        <w:rPr>
          <w:b/>
          <w:bCs/>
          <w:sz w:val="24"/>
          <w:szCs w:val="24"/>
        </w:rPr>
        <w:t xml:space="preserve">9.2 Disclaimer. </w:t>
      </w:r>
      <w:r>
        <w:rPr>
          <w:sz w:val="24"/>
          <w:szCs w:val="24"/>
        </w:rPr>
        <w:t xml:space="preserve">EXCEPT AS EXPRESSLY SET FORTH HEREIN, SUPPLIER MAKES NO WARRANTIES, EXPRESS OR IMPLIED, INCLUDING THE IMPLIED WARRANTIES OF MERCHANTABILITY AND FITNESS FOR A PARTICULAR PURPOSE.</w:t>
      </w:r>
    </w:p>
    <w:p>
      <w:pPr>
        <w:pStyle w:val="Heading1"/>
      </w:pPr>
      <w:r>
        <w:t xml:space="preserve">ARTICLE 10 - LIMITATION OF LIABILITY</w:t>
      </w:r>
    </w:p>
    <w:p>
      <w:pPr>
        <w:spacing w:after="100"/>
      </w:pPr>
      <w:r>
        <w:rPr>
          <w:b/>
          <w:bCs/>
          <w:sz w:val="24"/>
          <w:szCs w:val="24"/>
        </w:rPr>
        <w:t xml:space="preserve">10.1 Exclusion of Damages. </w:t>
      </w:r>
      <w:r>
        <w:rPr>
          <w:sz w:val="24"/>
          <w:szCs w:val="24"/>
        </w:rPr>
        <w:t xml:space="preserve">IN NO EVENT SHALL EITHER PARTY BE LIABLE FOR ANY INDIRECT, INCIDENTAL, SPECIAL, CONSEQUENTIAL, OR PUNITIVE DAMAGES ARISING OUT OF THIS AGREEMENT.</w:t>
      </w:r>
    </w:p>
    <w:p>
      <w:pPr>
        <w:spacing w:after="200"/>
      </w:pPr>
      <w:r>
        <w:rPr>
          <w:b/>
          <w:bCs/>
          <w:sz w:val="24"/>
          <w:szCs w:val="24"/>
        </w:rPr>
        <w:t xml:space="preserve">10.2 Cap on Liability. </w:t>
      </w:r>
      <w:r>
        <w:rPr>
          <w:sz w:val="24"/>
          <w:szCs w:val="24"/>
        </w:rPr>
        <w:t xml:space="preserve">NEITHER PARTY'S TOTAL LIABILITY SHALL EXCEED THE AMOUNT PAID BY DISTRIBUTOR TO SUPPLIER IN THE TWELVE (12) MONTHS PRECEDING THE CLAIM.</w:t>
      </w:r>
    </w:p>
    <w:p>
      <w:pPr>
        <w:pStyle w:val="Heading1"/>
      </w:pPr>
      <w:r>
        <w:t xml:space="preserve">ARTICLE 11 - TERM AND TERMINATION</w:t>
      </w:r>
    </w:p>
    <w:p>
      <w:pPr>
        <w:spacing w:after="100"/>
      </w:pPr>
      <w:r>
        <w:rPr>
          <w:b/>
          <w:bCs/>
          <w:sz w:val="24"/>
          <w:szCs w:val="24"/>
        </w:rPr>
        <w:t xml:space="preserve">11.1 Term. </w:t>
      </w:r>
      <w:del w:id="7" w:author="Global Products Manufacturing Inc." w:date="2026-01-20T11:45:00Z">
        <w:r>
          <w:rPr>
            <w:sz w:val="24"/>
            <w:szCs w:val="24"/>
          </w:rPr>
          <w:delText xml:space="preserve">This Agreement shall commence on the Effective Date and continue for an initial term of three (3) years. Thereafter, it shall automatically renew for successive one (1) year periods unless either Party provides ninety (90) days' notice of non-renewal.</w:delText>
        </w:r>
      </w:del>
      <w:ins w:id="8" w:author="Global Products Manufacturing Inc." w:date="2026-01-20T11:45:00Z">
        <w:r>
          <w:rPr>
            <w:sz w:val="24"/>
            <w:szCs w:val="24"/>
          </w:rPr>
          <w:t xml:space="preserve">This Agreement shall commence on the Effective Date and continue for an initial term of one (1) year. Thereafter, it shall automatically renew for successive one (1) year periods unless either Party provides thirty (30) days’ notice of non-renewal. Supplier may terminate this Agreement for convenience upon sixty (60) days’ notice at any time.</w:t>
        </w:r>
      </w:ins>
    </w:p>
    <w:p>
      <w:pPr>
        <w:spacing w:after="100"/>
      </w:pPr>
      <w:r>
        <w:rPr>
          <w:b/>
          <w:bCs/>
          <w:sz w:val="24"/>
          <w:szCs w:val="24"/>
        </w:rPr>
        <w:t xml:space="preserve">11.2 Termination for Cause. </w:t>
      </w:r>
      <w:r>
        <w:rPr>
          <w:sz w:val="24"/>
          <w:szCs w:val="24"/>
        </w:rPr>
        <w:t xml:space="preserve">Either Party may terminate this Agreement upon written notice if the other Party materially breaches and fails to cure within thirty (30) days.</w:t>
      </w:r>
    </w:p>
    <w:p>
      <w:pPr>
        <w:spacing w:after="200"/>
      </w:pPr>
      <w:r>
        <w:rPr>
          <w:b/>
          <w:bCs/>
          <w:sz w:val="24"/>
          <w:szCs w:val="24"/>
        </w:rPr>
        <w:t xml:space="preserve">11.3 Effect of Termination. </w:t>
      </w:r>
      <w:r>
        <w:rPr>
          <w:sz w:val="24"/>
          <w:szCs w:val="24"/>
        </w:rPr>
        <w:t xml:space="preserve">Upon termination: (a) all rights granted to Distributor shall terminate; (b) Distributor shall cease use of the Trademarks; (c) Distributor may sell remaining inventory for ninety (90) days.</w:t>
      </w:r>
    </w:p>
    <w:p>
      <w:pPr>
        <w:pStyle w:val="Heading1"/>
      </w:pPr>
      <w:r>
        <w:t xml:space="preserve">ARTICLE 12 - CONFIDENTIALITY</w:t>
      </w:r>
    </w:p>
    <w:p>
      <w:pPr>
        <w:spacing w:after="200"/>
      </w:pPr>
      <w:r>
        <w:rPr>
          <w:b/>
          <w:bCs/>
          <w:sz w:val="24"/>
          <w:szCs w:val="24"/>
        </w:rPr>
        <w:t xml:space="preserve">12.1 Confidentiality Obligations. </w:t>
      </w:r>
      <w:r>
        <w:rPr>
          <w:sz w:val="24"/>
          <w:szCs w:val="24"/>
        </w:rPr>
        <w:t xml:space="preserve">Each Party agrees to hold the other Party's Confidential Information in strict confidence and not to disclose it to any third party without prior written consent. This obligation shall survive termination for three (3) years.</w:t>
      </w:r>
    </w:p>
    <w:p>
      <w:pPr>
        <w:pStyle w:val="Heading1"/>
      </w:pPr>
      <w:r>
        <w:t xml:space="preserve">ARTICLE 13 - GENERAL PROVISIONS</w:t>
      </w:r>
    </w:p>
    <w:p>
      <w:pPr>
        <w:spacing w:after="100"/>
      </w:pPr>
      <w:r>
        <w:rPr>
          <w:b/>
          <w:bCs/>
          <w:sz w:val="24"/>
          <w:szCs w:val="24"/>
        </w:rPr>
        <w:t xml:space="preserve">13.1 Governing Law. </w:t>
      </w:r>
      <w:r>
        <w:rPr>
          <w:sz w:val="24"/>
          <w:szCs w:val="24"/>
        </w:rPr>
        <w:t xml:space="preserve">This Agreement shall be governed by the laws of the State of Illinois.</w:t>
      </w:r>
    </w:p>
    <w:p>
      <w:pPr>
        <w:spacing w:after="100"/>
      </w:pPr>
      <w:r>
        <w:rPr>
          <w:b/>
          <w:bCs/>
          <w:sz w:val="24"/>
          <w:szCs w:val="24"/>
        </w:rPr>
        <w:t xml:space="preserve">13.2 Dispute Resolution. </w:t>
      </w:r>
      <w:r>
        <w:rPr>
          <w:sz w:val="24"/>
          <w:szCs w:val="24"/>
        </w:rPr>
        <w:t xml:space="preserve">Disputes shall be resolved by binding arbitration in Chicago, Illinois.</w:t>
      </w:r>
    </w:p>
    <w:p>
      <w:pPr>
        <w:spacing w:after="100"/>
      </w:pPr>
      <w:r>
        <w:rPr>
          <w:b/>
          <w:bCs/>
          <w:sz w:val="24"/>
          <w:szCs w:val="24"/>
        </w:rPr>
        <w:t xml:space="preserve">13.3 Assignment. </w:t>
      </w:r>
      <w:r>
        <w:rPr>
          <w:sz w:val="24"/>
          <w:szCs w:val="24"/>
        </w:rPr>
        <w:t xml:space="preserve">Distributor may not assign this Agreement without Supplier's prior written consent.</w:t>
      </w:r>
    </w:p>
    <w:p>
      <w:pPr>
        <w:spacing w:after="100"/>
      </w:pPr>
      <w:r>
        <w:rPr>
          <w:b/>
          <w:bCs/>
          <w:sz w:val="24"/>
          <w:szCs w:val="24"/>
        </w:rPr>
        <w:t xml:space="preserve">13.4 Entire Agreement. </w:t>
      </w:r>
      <w:r>
        <w:rPr>
          <w:sz w:val="24"/>
          <w:szCs w:val="24"/>
        </w:rPr>
        <w:t xml:space="preserve">This Agreement constitutes the entire agreement between the Parties.</w:t>
      </w:r>
    </w:p>
    <w:p>
      <w:pPr>
        <w:spacing w:after="100"/>
      </w:pPr>
      <w:r>
        <w:rPr>
          <w:b/>
          <w:bCs/>
          <w:sz w:val="24"/>
          <w:szCs w:val="24"/>
        </w:rPr>
        <w:t xml:space="preserve">13.5 Amendment. </w:t>
      </w:r>
      <w:r>
        <w:rPr>
          <w:sz w:val="24"/>
          <w:szCs w:val="24"/>
        </w:rPr>
        <w:t xml:space="preserve">This Agreement may not be amended except by a written instrument signed by both Parties.</w:t>
      </w:r>
    </w:p>
    <w:p>
      <w:pPr>
        <w:spacing w:after="100"/>
      </w:pPr>
      <w:r>
        <w:rPr>
          <w:b/>
          <w:bCs/>
          <w:sz w:val="24"/>
          <w:szCs w:val="24"/>
        </w:rPr>
        <w:t xml:space="preserve">13.6 Severability. </w:t>
      </w:r>
      <w:r>
        <w:rPr>
          <w:sz w:val="24"/>
          <w:szCs w:val="24"/>
        </w:rPr>
        <w:t xml:space="preserve">If any provision is held invalid, it shall be modified to the minimum extent necessary.</w:t>
      </w:r>
    </w:p>
    <w:p>
      <w:pPr>
        <w:spacing w:after="200"/>
      </w:pPr>
      <w:r>
        <w:rPr>
          <w:b/>
          <w:bCs/>
          <w:sz w:val="24"/>
          <w:szCs w:val="24"/>
        </w:rPr>
        <w:t xml:space="preserve">13.7 Force Majeure. </w:t>
      </w:r>
      <w:r>
        <w:rPr>
          <w:sz w:val="24"/>
          <w:szCs w:val="24"/>
        </w:rPr>
        <w:t xml:space="preserve">Neither Party shall be liable for delays due to causes beyond its reasonable control.</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Distribution Agreement as of the Effective Date.</w:t>
      </w:r>
    </w:p>
    <w:p>
      <w:pPr>
        <w:spacing w:before="400" w:after="100"/>
      </w:pPr>
      <w:r>
        <w:rPr>
          <w:b/>
          <w:bCs/>
          <w:sz w:val="24"/>
          <w:szCs w:val="24"/>
        </w:rPr>
        <w:t xml:space="preserve">SUPPLIER:</w:t>
      </w:r>
    </w:p>
    <w:p>
      <w:pPr>
        <w:spacing w:after="100"/>
      </w:pPr>
      <w:r>
        <w:rPr>
          <w:b/>
          <w:bCs/>
          <w:sz w:val="24"/>
          <w:szCs w:val="24"/>
        </w:rPr>
        <w:t xml:space="preserve">Global Products Manufacturing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DISTRIBUTOR:</w:t>
      </w:r>
    </w:p>
    <w:p>
      <w:pPr>
        <w:spacing w:after="100"/>
      </w:pPr>
      <w:r>
        <w:rPr>
          <w:b/>
          <w:bCs/>
          <w:sz w:val="24"/>
          <w:szCs w:val="24"/>
        </w:rPr>
        <w:t xml:space="preserve">_________________________________</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PRODUCTS</w:t>
      </w:r>
    </w:p>
    <w:p>
      <w:pPr>
        <w:spacing w:after="200"/>
      </w:pPr>
      <w:r>
        <w:rPr>
          <w:i/>
          <w:iCs/>
          <w:sz w:val="24"/>
          <w:szCs w:val="24"/>
        </w:rPr>
        <w:t xml:space="preserve">[List of Products to be attached]</w:t>
      </w:r>
    </w:p>
    <w:p>
      <w:r>
        <w:br w:type="page"/>
      </w:r>
    </w:p>
    <w:p>
      <w:pPr>
        <w:spacing w:after="400"/>
        <w:jc w:val="center"/>
      </w:pPr>
      <w:r>
        <w:rPr>
          <w:b/>
          <w:bCs/>
          <w:sz w:val="28"/>
          <w:szCs w:val="28"/>
        </w:rPr>
        <w:t xml:space="preserve">EXHIBIT B - SPECIFICATIONS</w:t>
      </w:r>
    </w:p>
    <w:p>
      <w:pPr>
        <w:spacing w:after="200"/>
      </w:pPr>
      <w:r>
        <w:rPr>
          <w:i/>
          <w:iCs/>
          <w:sz w:val="24"/>
          <w:szCs w:val="24"/>
        </w:rPr>
        <w:t xml:space="preserve">[Product Specifications to be attached]</w:t>
      </w:r>
    </w:p>
    <w:p>
      <w:r>
        <w:br w:type="page"/>
      </w:r>
    </w:p>
    <w:p>
      <w:pPr>
        <w:spacing w:after="400"/>
        <w:jc w:val="center"/>
      </w:pPr>
      <w:r>
        <w:rPr>
          <w:b/>
          <w:bCs/>
          <w:sz w:val="28"/>
          <w:szCs w:val="28"/>
        </w:rPr>
        <w:t xml:space="preserve">EXHIBIT C - TERRITORY</w:t>
      </w:r>
    </w:p>
    <w:p>
      <w:pPr>
        <w:spacing w:after="200"/>
      </w:pPr>
      <w:r>
        <w:rPr>
          <w:i/>
          <w:iCs/>
          <w:sz w:val="24"/>
          <w:szCs w:val="24"/>
        </w:rPr>
        <w:t xml:space="preserve">[Territory description to be attached]</w:t>
      </w:r>
    </w:p>
    <w:p>
      <w:r>
        <w:br w:type="page"/>
      </w:r>
    </w:p>
    <w:p>
      <w:pPr>
        <w:spacing w:after="400"/>
        <w:jc w:val="center"/>
      </w:pPr>
      <w:r>
        <w:rPr>
          <w:b/>
          <w:bCs/>
          <w:sz w:val="28"/>
          <w:szCs w:val="28"/>
        </w:rPr>
        <w:t xml:space="preserve">EXHIBIT D - TRADEMARKS</w:t>
      </w:r>
    </w:p>
    <w:p>
      <w:pPr>
        <w:spacing w:after="200"/>
      </w:pPr>
      <w:r>
        <w:rPr>
          <w:i/>
          <w:iCs/>
          <w:sz w:val="24"/>
          <w:szCs w:val="24"/>
        </w:rPr>
        <w:t xml:space="preserve">[Trademark list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2025-12-22T15:58:41.569Z</dcterms:created>
  <dcterms:modified xsi:type="dcterms:W3CDTF">2025-12-22T15:58:41.570Z</dcterms:modified>
</cp:coreProperties>
</file>

<file path=docProps/custom.xml><?xml version="1.0" encoding="utf-8"?>
<Properties xmlns="http://schemas.openxmlformats.org/officeDocument/2006/custom-properties" xmlns:vt="http://schemas.openxmlformats.org/officeDocument/2006/docPropsVTypes"/>
</file>