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SOFTWARE LICENSE AGREEMENT</w:t>
      </w:r>
    </w:p>
    <w:p>
      <w:pPr>
        <w:spacing w:after="200"/>
        <w:jc w:val="center"/>
      </w:pPr>
      <w:r>
        <w:rPr>
          <w:sz w:val="24"/>
          <w:szCs w:val="24"/>
        </w:rPr>
        <w:t xml:space="preserve">(Software as a Service)</w:t>
      </w:r>
    </w:p>
    <w:p>
      <w:pPr>
        <w:spacing w:after="400"/>
        <w:jc w:val="center"/>
      </w:pPr>
      <w:r>
        <w:rPr>
          <w:sz w:val="22"/>
          <w:szCs w:val="22"/>
        </w:rPr>
        <w:t xml:space="preserve">Contract No. SLA-2025-001</w:t>
      </w:r>
    </w:p>
    <w:p>
      <w:pPr>
        <w:spacing w:after="200"/>
      </w:pPr>
      <w:r>
        <w:rPr>
          <w:sz w:val="24"/>
          <w:szCs w:val="24"/>
        </w:rPr>
        <w:t xml:space="preserve">This Software License Agreement (this "Agreement") is entered into as of _________________, 2025 (the "Effective Date"), by and between:</w:t>
      </w:r>
    </w:p>
    <w:p>
      <w:pPr>
        <w:spacing w:after="100"/>
      </w:pPr>
      <w:r>
        <w:rPr>
          <w:b/>
          <w:bCs/>
          <w:sz w:val="24"/>
          <w:szCs w:val="24"/>
        </w:rPr>
        <w:t xml:space="preserve">Alpha Cloud Services Inc.</w:t>
      </w:r>
      <w:r>
        <w:rPr>
          <w:sz w:val="24"/>
          <w:szCs w:val="24"/>
        </w:rPr>
        <w:t xml:space="preserve">, a Delaware corporation with its principal place of business at 500 Technology Drive, Suite 400, San Francisco, California 94105 ("Licensor");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("Licensee").</w:t>
      </w:r>
    </w:p>
    <w:p>
      <w:pPr>
        <w:spacing w:after="200"/>
      </w:pPr>
      <w:r>
        <w:rPr>
          <w:sz w:val="24"/>
          <w:szCs w:val="24"/>
        </w:rPr>
        <w:t xml:space="preserve">Licensor and Licensee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Licensor has developed and owns certain proprietary software and technology delivered as a cloud-based service; and</w:t>
      </w:r>
    </w:p>
    <w:p>
      <w:pPr>
        <w:spacing w:after="100"/>
      </w:pPr>
      <w:r>
        <w:rPr>
          <w:b/>
          <w:bCs/>
          <w:sz w:val="24"/>
          <w:szCs w:val="24"/>
        </w:rPr>
        <w:t xml:space="preserve">WHEREAS, </w:t>
      </w:r>
      <w:r>
        <w:rPr>
          <w:sz w:val="24"/>
          <w:szCs w:val="24"/>
        </w:rPr>
        <w:t xml:space="preserve">Licensee desires to obtain a license to access and use such software and services, and Licensor is willing to grant such license, subject to the terms and conditions set forth herein; and</w:t>
      </w:r>
    </w:p>
    <w:p>
      <w:pPr>
        <w:spacing w:after="100"/>
      </w:pPr>
      <w:r>
        <w:rPr>
          <w:b/>
          <w:bCs/>
          <w:sz w:val="24"/>
          <w:szCs w:val="24"/>
        </w:rPr>
        <w:t xml:space="preserve">WHEREAS, </w:t>
      </w:r>
      <w:r>
        <w:rPr>
          <w:sz w:val="24"/>
          <w:szCs w:val="24"/>
        </w:rPr>
        <w:t xml:space="preserve">the Parties wish to set forth the terms and conditions under which Licensor will provide such software and services to Licensee.</w:t>
      </w:r>
    </w:p>
    <w:p>
      <w:pPr>
        <w:spacing w:after="200"/>
      </w:pPr>
      <w:r>
        <w:rPr>
          <w:b/>
          <w:bCs/>
          <w:sz w:val="24"/>
          <w:szCs w:val="24"/>
        </w:rPr>
        <w:t xml:space="preserve">NOW, THEREFORE, </w:t>
      </w:r>
      <w:r>
        <w:rPr>
          <w:sz w:val="24"/>
          <w:szCs w:val="24"/>
        </w:rPr>
        <w:t xml:space="preserve">in consideration of the mutual covenants and agreements set forth herein, and for other good and valuable consideration, the receipt and sufficiency of which are hereby acknowledged, the Parties agree as follows:</w:t>
      </w:r>
    </w:p>
    <w:p>
      <w:pPr>
        <w:pStyle w:val="Heading1"/>
      </w:pPr>
      <w:r>
        <w:t xml:space="preserve">ARTICLE 1 - DEFINITIONS</w:t>
      </w:r>
    </w:p>
    <w:p>
      <w:pPr>
        <w:spacing w:after="100"/>
      </w:pPr>
      <w:r>
        <w:rPr>
          <w:b/>
          <w:bCs/>
          <w:sz w:val="24"/>
          <w:szCs w:val="24"/>
        </w:rPr>
        <w:t xml:space="preserve">1.1 "Authorised Users" </w:t>
      </w:r>
      <w:r>
        <w:rPr>
          <w:sz w:val="24"/>
          <w:szCs w:val="24"/>
        </w:rPr>
        <w:t xml:space="preserve">means the employees, contractors, and agents of Licensee who are authorised by Licensee to access and use the Software pursuant to this Agreement.</w:t>
      </w:r>
    </w:p>
    <w:p>
      <w:pPr>
        <w:spacing w:after="100"/>
      </w:pPr>
      <w:r>
        <w:rPr>
          <w:b/>
          <w:bCs/>
          <w:sz w:val="24"/>
          <w:szCs w:val="24"/>
        </w:rPr>
        <w:t xml:space="preserve">1.2 "Confidential Information" </w:t>
      </w:r>
      <w:r>
        <w:rPr>
          <w:sz w:val="24"/>
          <w:szCs w:val="24"/>
        </w:rPr>
        <w:t xml:space="preserve">means any non-public information disclosed by one Party to the other Party in connection with this Agreement, whether orally, in writing, or by inspection of tangible objects, that is designated as confidential or that reasonably should be understood to be confidential given the nature of the information and circumstances of disclosure.</w:t>
      </w:r>
    </w:p>
    <w:p>
      <w:pPr>
        <w:spacing w:after="100"/>
      </w:pPr>
      <w:r>
        <w:rPr>
          <w:b/>
          <w:bCs/>
          <w:sz w:val="24"/>
          <w:szCs w:val="24"/>
        </w:rPr>
        <w:t xml:space="preserve">1.3 "Documentation" </w:t>
      </w:r>
      <w:r>
        <w:rPr>
          <w:sz w:val="24"/>
          <w:szCs w:val="24"/>
        </w:rPr>
        <w:t xml:space="preserve">means the user manuals, technical manuals, training materials, specifications, and other written materials provided by Licensor relating to the Software.</w:t>
      </w:r>
    </w:p>
    <w:p>
      <w:pPr>
        <w:spacing w:after="100"/>
      </w:pPr>
      <w:r>
        <w:rPr>
          <w:b/>
          <w:bCs/>
          <w:sz w:val="24"/>
          <w:szCs w:val="24"/>
        </w:rPr>
        <w:t xml:space="preserve">1.4 "Intellectual Property Rights" </w:t>
      </w:r>
      <w:r>
        <w:rPr>
          <w:sz w:val="24"/>
          <w:szCs w:val="24"/>
        </w:rPr>
        <w:t xml:space="preserve">means all patents, copyrights, trademarks, trade secrets, and other intellectual property rights recognised in any jurisdiction worldwide.</w:t>
      </w:r>
    </w:p>
    <w:p>
      <w:pPr>
        <w:spacing w:after="100"/>
      </w:pPr>
      <w:r>
        <w:rPr>
          <w:b/>
          <w:bCs/>
          <w:sz w:val="24"/>
          <w:szCs w:val="24"/>
        </w:rPr>
        <w:t xml:space="preserve">1.5 "Licensee Data" </w:t>
      </w:r>
      <w:r>
        <w:rPr>
          <w:sz w:val="24"/>
          <w:szCs w:val="24"/>
        </w:rPr>
        <w:t xml:space="preserve">means all data, information, and content uploaded, submitted, or otherwise transmitted by or on behalf of Licensee to the Software.</w:t>
      </w:r>
    </w:p>
    <w:p>
      <w:pPr>
        <w:spacing w:after="100"/>
      </w:pPr>
      <w:r>
        <w:rPr>
          <w:b/>
          <w:bCs/>
          <w:sz w:val="24"/>
          <w:szCs w:val="24"/>
        </w:rPr>
        <w:t xml:space="preserve">1.6 "Software" </w:t>
      </w:r>
      <w:r>
        <w:rPr>
          <w:sz w:val="24"/>
          <w:szCs w:val="24"/>
        </w:rPr>
        <w:t xml:space="preserve">means Licensor's proprietary cloud-based software platform known as "Alpha Cloud Suite" and any Updates thereto made available by Licensor to Licensee during the Term.</w:t>
      </w:r>
    </w:p>
    <w:p>
      <w:pPr>
        <w:spacing w:after="100"/>
      </w:pPr>
      <w:r>
        <w:rPr>
          <w:b/>
          <w:bCs/>
          <w:sz w:val="24"/>
          <w:szCs w:val="24"/>
        </w:rPr>
        <w:t xml:space="preserve">1.7 "Subscription" </w:t>
      </w:r>
      <w:r>
        <w:rPr>
          <w:sz w:val="24"/>
          <w:szCs w:val="24"/>
        </w:rPr>
        <w:t xml:space="preserve">means the right to access and use the Software during the Subscription Term in accordance with this Agreement.</w:t>
      </w:r>
    </w:p>
    <w:p>
      <w:pPr>
        <w:spacing w:after="100"/>
      </w:pPr>
      <w:r>
        <w:rPr>
          <w:b/>
          <w:bCs/>
          <w:sz w:val="24"/>
          <w:szCs w:val="24"/>
        </w:rPr>
        <w:t xml:space="preserve">1.8 "Subscription Fees" </w:t>
      </w:r>
      <w:r>
        <w:rPr>
          <w:sz w:val="24"/>
          <w:szCs w:val="24"/>
        </w:rPr>
        <w:t xml:space="preserve">means the fees payable by Licensee to Licensor for the Subscription, as set forth in the applicable Order Form.</w:t>
      </w:r>
    </w:p>
    <w:p>
      <w:pPr>
        <w:spacing w:after="200"/>
      </w:pPr>
      <w:r>
        <w:rPr>
          <w:b/>
          <w:bCs/>
          <w:sz w:val="24"/>
          <w:szCs w:val="24"/>
        </w:rPr>
        <w:t xml:space="preserve">1.9 "Updates" </w:t>
      </w:r>
      <w:r>
        <w:rPr>
          <w:sz w:val="24"/>
          <w:szCs w:val="24"/>
        </w:rPr>
        <w:t xml:space="preserve">means any updates, upgrades, bug fixes, patches, or other modifications to the Software that Licensor makes generally available to its licensees at no additional charge.</w:t>
      </w:r>
    </w:p>
    <w:p>
      <w:pPr>
        <w:pStyle w:val="Heading1"/>
      </w:pPr>
      <w:r>
        <w:t xml:space="preserve">ARTICLE 2 - LICENSE GRANT</w:t>
      </w:r>
    </w:p>
    <w:p>
      <w:pPr>
        <w:spacing w:after="100"/>
      </w:pPr>
      <w:r>
        <w:rPr>
          <w:b/>
          <w:bCs/>
          <w:sz w:val="24"/>
          <w:szCs w:val="24"/>
        </w:rPr>
        <w:t xml:space="preserve">2.1 Grant of License. </w:t>
      </w:r>
      <w:r>
        <w:rPr>
          <w:sz w:val="24"/>
          <w:szCs w:val="24"/>
        </w:rPr>
        <w:t xml:space="preserve">Subject to the terms and conditions of this Agreement and payment of all applicable Subscription Fees, Licensor hereby grants to Licensee a non-exclusive, non-transferable, non-sublicensable right to access and use the Software during the Subscription Term solely for Licensee's internal business purposes.</w:t>
      </w:r>
    </w:p>
    <w:p>
      <w:pPr>
        <w:spacing w:after="100"/>
      </w:pPr>
      <w:r>
        <w:rPr>
          <w:b/>
          <w:bCs/>
          <w:sz w:val="24"/>
          <w:szCs w:val="24"/>
        </w:rPr>
        <w:t xml:space="preserve">2.2 Authorised Users. </w:t>
      </w:r>
      <w:r>
        <w:rPr>
          <w:sz w:val="24"/>
          <w:szCs w:val="24"/>
        </w:rPr>
        <w:t xml:space="preserve">Licensee may permit its Authorised Users to access and use the Software, provided that Licensee shall be responsible for ensuring that all Authorised Users comply with the terms and conditions of this Agreement.</w:t>
      </w:r>
    </w:p>
    <w:p>
      <w:pPr>
        <w:spacing w:after="100"/>
      </w:pPr>
      <w:r>
        <w:rPr>
          <w:b/>
          <w:bCs/>
          <w:sz w:val="24"/>
          <w:szCs w:val="24"/>
        </w:rPr>
        <w:t xml:space="preserve">2.3 Usage Restrictions. </w:t>
      </w:r>
      <w:r>
        <w:rPr>
          <w:sz w:val="24"/>
          <w:szCs w:val="24"/>
        </w:rPr>
        <w:t xml:space="preserve">Licensee shall not, and shall not permit any third party to: (a) copy, modify, or create derivative works of the Software; (b) reverse engineer, disassemble, or decompile the Software; (c) rent, lease, lend, sell, sublicense, or transfer the Software to any third party; (d) use the Software for the benefit of any third party; (e) remove or alter any proprietary notices on the Software; or (f) use the Software in violation of any applicable laws or regulations.</w:t>
      </w:r>
    </w:p>
    <w:p>
      <w:pPr>
        <w:spacing w:after="200"/>
      </w:pPr>
      <w:r>
        <w:rPr>
          <w:b/>
          <w:bCs/>
          <w:sz w:val="24"/>
          <w:szCs w:val="24"/>
        </w:rPr>
        <w:t xml:space="preserve">2.4 Reservation of Rights. </w:t>
      </w:r>
      <w:r>
        <w:rPr>
          <w:sz w:val="24"/>
          <w:szCs w:val="24"/>
        </w:rPr>
        <w:t xml:space="preserve">Licensor reserves all rights not expressly granted to Licensee in this Agreement. No implied licenses are granted by Licensor to Licensee under this Agreement.</w:t>
      </w:r>
    </w:p>
    <w:p>
      <w:pPr>
        <w:pStyle w:val="Heading1"/>
      </w:pPr>
      <w:r>
        <w:t xml:space="preserve">ARTICLE 3 - FEES AND PAYMENT</w:t>
      </w:r>
    </w:p>
    <w:p>
      <w:pPr>
        <w:spacing w:after="100"/>
      </w:pPr>
      <w:r>
        <w:rPr>
          <w:b/>
          <w:bCs/>
          <w:sz w:val="24"/>
          <w:szCs w:val="24"/>
        </w:rPr>
        <w:t xml:space="preserve">3.1 Subscription Fees. </w:t>
      </w:r>
      <w:r>
        <w:rPr>
          <w:sz w:val="24"/>
          <w:szCs w:val="24"/>
        </w:rPr>
        <w:t xml:space="preserve">Licensee shall pay Licensor the Subscription Fees set forth in the applicable Order Form. Unless otherwise specified in the Order Form, all Subscription Fees are due and payable annually in advance.</w:t>
      </w:r>
    </w:p>
    <w:p>
      <w:pPr>
        <w:spacing w:after="100"/>
      </w:pPr>
      <w:r>
        <w:rPr>
          <w:b/>
          <w:bCs/>
          <w:sz w:val="24"/>
          <w:szCs w:val="24"/>
        </w:rPr>
        <w:t xml:space="preserve">3.2 Payment Terms. </w:t>
      </w:r>
      <w:r>
        <w:rPr>
          <w:sz w:val="24"/>
          <w:szCs w:val="24"/>
        </w:rPr>
        <w:t xml:space="preserve">Licensor shall invoice Licensee for all Subscription Fees, and Licensee shall pay all invoices within thirty (30) days of the invoice date. All payments shall be made in United States Dollars.</w:t>
      </w:r>
    </w:p>
    <w:p>
      <w:pPr>
        <w:spacing w:after="100"/>
      </w:pPr>
      <w:r>
        <w:rPr>
          <w:b/>
          <w:bCs/>
          <w:sz w:val="24"/>
          <w:szCs w:val="24"/>
        </w:rPr>
        <w:t xml:space="preserve">3.3 Late Fees. </w:t>
      </w:r>
      <w:r>
        <w:rPr>
          <w:sz w:val="24"/>
          <w:szCs w:val="24"/>
        </w:rPr>
        <w:t xml:space="preserve">Any amounts not paid when due shall bear interest at the rate of one and one-half percent (1.5%) per month, or the maximum rate permitted by applicable law, whichever is less.</w:t>
      </w:r>
    </w:p>
    <w:p>
      <w:pPr>
        <w:spacing w:after="200"/>
      </w:pPr>
      <w:r>
        <w:rPr>
          <w:b/>
          <w:bCs/>
          <w:sz w:val="24"/>
          <w:szCs w:val="24"/>
        </w:rPr>
        <w:t xml:space="preserve">3.4 Taxes. </w:t>
      </w:r>
      <w:r>
        <w:rPr>
          <w:sz w:val="24"/>
          <w:szCs w:val="24"/>
        </w:rPr>
        <w:t xml:space="preserve">All Subscription Fees are exclusive of any applicable taxes. Licensee shall be responsible for paying all taxes, levies, or duties imposed by taxing authorities with respect to this Agreement, excluding taxes based on Licensor's net income.</w:t>
      </w:r>
    </w:p>
    <w:p>
      <w:pPr>
        <w:pStyle w:val="Heading1"/>
      </w:pPr>
      <w:r>
        <w:t xml:space="preserve">ARTICLE 4 - SERVICE LEVELS</w:t>
      </w:r>
    </w:p>
    <w:p>
      <w:pPr>
        <w:spacing w:after="100"/>
      </w:pPr>
      <w:r>
        <w:rPr>
          <w:b/>
          <w:bCs/>
          <w:sz w:val="24"/>
          <w:szCs w:val="24"/>
        </w:rPr>
        <w:t xml:space="preserve">4.1 Availability. </w:t>
      </w:r>
      <w:r>
        <w:rPr>
          <w:sz w:val="24"/>
          <w:szCs w:val="24"/>
        </w:rPr>
        <w:t xml:space="preserve">Licensor shall use commercially reasonable efforts to make the Software available 99.5% of the time during each calendar month, excluding scheduled maintenance windows and circumstances beyond Licensor's reasonable control.</w:t>
      </w:r>
    </w:p>
    <w:p>
      <w:pPr>
        <w:spacing w:after="100"/>
      </w:pPr>
      <w:r>
        <w:rPr>
          <w:b/>
          <w:bCs/>
          <w:sz w:val="24"/>
          <w:szCs w:val="24"/>
        </w:rPr>
        <w:t xml:space="preserve">4.2 Support. </w:t>
      </w:r>
      <w:r>
        <w:rPr>
          <w:sz w:val="24"/>
          <w:szCs w:val="24"/>
        </w:rPr>
        <w:t xml:space="preserve">Licensor shall provide technical support to Licensee during normal business hours (9:00 AM to 5:00 PM Pacific Time, Monday through Friday, excluding holidays). Licensor shall use commercially reasonable efforts to respond to support requests within four (4) business hours.</w:t>
      </w:r>
    </w:p>
    <w:p>
      <w:pPr>
        <w:spacing w:after="200"/>
      </w:pPr>
      <w:r>
        <w:rPr>
          <w:b/>
          <w:bCs/>
          <w:sz w:val="24"/>
          <w:szCs w:val="24"/>
        </w:rPr>
        <w:t xml:space="preserve">4.3 Maintenance. </w:t>
      </w:r>
      <w:r>
        <w:rPr>
          <w:sz w:val="24"/>
          <w:szCs w:val="24"/>
        </w:rPr>
        <w:t xml:space="preserve">Licensor may perform scheduled maintenance on the Software from time to time. Licensor shall use commercially reasonable efforts to provide Licensee with at least 48 hours' prior notice of any scheduled maintenance that may affect availability.</w:t>
      </w:r>
    </w:p>
    <w:p>
      <w:pPr>
        <w:pStyle w:val="Heading1"/>
      </w:pPr>
      <w:r>
        <w:t xml:space="preserve">ARTICLE 5 - DATA SECURITY AND PRIVACY</w:t>
      </w:r>
    </w:p>
    <w:p>
      <w:pPr>
        <w:spacing w:after="100"/>
      </w:pPr>
      <w:r>
        <w:rPr>
          <w:b/>
          <w:bCs/>
          <w:sz w:val="24"/>
          <w:szCs w:val="24"/>
        </w:rPr>
        <w:t xml:space="preserve">5.1 Security Measures. </w:t>
      </w:r>
      <w:r>
        <w:rPr>
          <w:sz w:val="24"/>
          <w:szCs w:val="24"/>
        </w:rPr>
        <w:t xml:space="preserve">Licensor shall implement and maintain reasonable administrative, technical, and physical safeguards designed to protect the security, confidentiality, and integrity of Licensee Data.</w:t>
      </w:r>
    </w:p>
    <w:p>
      <w:pPr>
        <w:spacing w:after="100"/>
      </w:pPr>
      <w:r>
        <w:rPr>
          <w:b/>
          <w:bCs/>
          <w:sz w:val="24"/>
          <w:szCs w:val="24"/>
        </w:rPr>
        <w:t xml:space="preserve">5.2 Data Ownership. </w:t>
      </w:r>
      <w:r>
        <w:rPr>
          <w:sz w:val="24"/>
          <w:szCs w:val="24"/>
        </w:rPr>
        <w:t xml:space="preserve">As between the Parties, Licensee shall own all right, title, and interest in and to the Licensee Data. Licensor shall not access, use, or disclose Licensee Data except as necessary to provide the Software and related services to Licensee.</w:t>
      </w:r>
    </w:p>
    <w:p>
      <w:pPr>
        <w:spacing w:after="200"/>
      </w:pPr>
      <w:r>
        <w:rPr>
          <w:b/>
          <w:bCs/>
          <w:sz w:val="24"/>
          <w:szCs w:val="24"/>
        </w:rPr>
        <w:t xml:space="preserve">5.3 Data Processing. </w:t>
      </w:r>
      <w:r>
        <w:rPr>
          <w:sz w:val="24"/>
          <w:szCs w:val="24"/>
        </w:rPr>
        <w:t xml:space="preserve">To the extent Licensor processes any personal data on behalf of Licensee, the Parties shall execute a separate Data Processing Agreement setting forth the terms and conditions of such processing.</w:t>
      </w:r>
    </w:p>
    <w:p>
      <w:pPr>
        <w:pStyle w:val="Heading1"/>
      </w:pPr>
      <w:r>
        <w:t xml:space="preserve">ARTICLE 6 - INTELLECTUAL PROPERTY</w:t>
      </w:r>
    </w:p>
    <w:p>
      <w:pPr>
        <w:spacing w:after="100"/>
      </w:pPr>
      <w:r>
        <w:rPr>
          <w:b/>
          <w:bCs/>
          <w:sz w:val="24"/>
          <w:szCs w:val="24"/>
        </w:rPr>
        <w:t xml:space="preserve">6.1 Licensor IP. </w:t>
      </w:r>
      <w:r>
        <w:rPr>
          <w:sz w:val="24"/>
          <w:szCs w:val="24"/>
        </w:rPr>
        <w:t xml:space="preserve">Licensor retains all right, title, and interest in and to the Software, Documentation, and all Intellectual Property Rights therein. Nothing in this Agreement shall be construed as transferring any ownership rights in the Software or any Intellectual Property Rights to Licensee.</w:t>
      </w:r>
    </w:p>
    <w:p>
      <w:pPr>
        <w:spacing w:after="100"/>
      </w:pPr>
      <w:r>
        <w:rPr>
          <w:b/>
          <w:bCs/>
          <w:sz w:val="24"/>
          <w:szCs w:val="24"/>
        </w:rPr>
        <w:t xml:space="preserve">6.2 Feedback. </w:t>
      </w:r>
      <w:r>
        <w:rPr>
          <w:sz w:val="24"/>
          <w:szCs w:val="24"/>
        </w:rPr>
        <w:t xml:space="preserve">If Licensee provides any suggestions, ideas, or feedback regarding the Software ("Feedback"), Licensor shall own all right, title, and interest in and to such Feedback and may use and incorporate such Feedback into the Software without restriction or obligation to Licensee.</w:t>
      </w:r>
    </w:p>
    <w:p>
      <w:pPr>
        <w:spacing w:after="200"/>
      </w:pPr>
      <w:r>
        <w:rPr>
          <w:b/>
          <w:bCs/>
          <w:sz w:val="24"/>
          <w:szCs w:val="24"/>
        </w:rPr>
        <w:t xml:space="preserve">6.3 Aggregated Data. </w:t>
      </w:r>
      <w:r>
        <w:rPr>
          <w:sz w:val="24"/>
          <w:szCs w:val="24"/>
        </w:rPr>
        <w:t xml:space="preserve">Licensor may collect and analyse aggregated, anonymised data derived from Licensee's use of the Software for purposes of improving the Software and Licensor's other products and services, provided that such data does not identify Licensee or any individual.</w:t>
      </w:r>
    </w:p>
    <w:p>
      <w:pPr>
        <w:pStyle w:val="Heading1"/>
      </w:pPr>
      <w:r>
        <w:t xml:space="preserve">ARTICLE 7 - CONFIDENTIALITY</w:t>
      </w:r>
    </w:p>
    <w:p>
      <w:pPr>
        <w:spacing w:after="100"/>
      </w:pPr>
      <w:r>
        <w:rPr>
          <w:b/>
          <w:bCs/>
          <w:sz w:val="24"/>
          <w:szCs w:val="24"/>
        </w:rPr>
        <w:t xml:space="preserve">7.1 Confidentiality Obligations. </w:t>
      </w:r>
      <w:r>
        <w:rPr>
          <w:sz w:val="24"/>
          <w:szCs w:val="24"/>
        </w:rPr>
        <w:t xml:space="preserve">Each Party agrees to hold the other Party's Confidential Information in strict confidence and not to disclose such Confidential Information to any third party, except as expressly permitted under this Agreement or with the prior written consent of the disclosing Party.</w:t>
      </w:r>
    </w:p>
    <w:p>
      <w:pPr>
        <w:spacing w:after="100"/>
      </w:pPr>
      <w:r>
        <w:rPr>
          <w:b/>
          <w:bCs/>
          <w:sz w:val="24"/>
          <w:szCs w:val="24"/>
        </w:rPr>
        <w:t xml:space="preserve">7.2 Permitted Disclosures. </w:t>
      </w:r>
      <w:r>
        <w:rPr>
          <w:sz w:val="24"/>
          <w:szCs w:val="24"/>
        </w:rPr>
        <w:t xml:space="preserve">A Party may disclose Confidential Information to its employees, contractors, and advisors who have a need to know such information for purposes of this Agreement, provided that such persons are bound by confidentiality obligations at least as protective as those contained herein.</w:t>
      </w:r>
    </w:p>
    <w:p>
      <w:pPr>
        <w:spacing w:after="200"/>
      </w:pPr>
      <w:r>
        <w:rPr>
          <w:b/>
          <w:bCs/>
          <w:sz w:val="24"/>
          <w:szCs w:val="24"/>
        </w:rPr>
        <w:t xml:space="preserve">7.3 Exclusions. </w:t>
      </w:r>
      <w:r>
        <w:rPr>
          <w:sz w:val="24"/>
          <w:szCs w:val="24"/>
        </w:rPr>
        <w:t xml:space="preserve">Confidential Information does not include information that: (a) is or becomes publicly available through no fault of the receiving Party; (b) was rightfully known to the receiving Party prior to disclosure; (c) is rightfully obtained from a third party without restriction; or (d) is independently developed by the receiving Party without use of the disclosing Party's Confidential Information.</w:t>
      </w:r>
    </w:p>
    <w:p>
      <w:pPr>
        <w:pStyle w:val="Heading1"/>
      </w:pPr>
      <w:r>
        <w:t xml:space="preserve">ARTICLE 8 - WARRANTIES AND DISCLAIMERS</w:t>
      </w:r>
    </w:p>
    <w:p>
      <w:pPr>
        <w:spacing w:after="100"/>
      </w:pPr>
      <w:r>
        <w:rPr>
          <w:b/>
          <w:bCs/>
          <w:sz w:val="24"/>
          <w:szCs w:val="24"/>
        </w:rPr>
        <w:t xml:space="preserve">8.1 Liability. </w:t>
      </w:r>
      <w:r>
        <w:rPr>
          <w:sz w:val="24"/>
          <w:szCs w:val="24"/>
        </w:rPr>
        <w:t xml:space="preserve">Licensee acknowledges that any breach of this Agreement may result in unlimited liability to Licensor for all direct and indirect damages suffered by Licensor as a result of such breach.</w:t>
      </w:r>
    </w:p>
    <w:p>
      <w:pPr>
        <w:spacing w:after="100"/>
      </w:pPr>
      <w:r>
        <w:rPr>
          <w:b/>
          <w:bCs/>
          <w:sz w:val="24"/>
          <w:szCs w:val="24"/>
        </w:rPr>
        <w:t xml:space="preserve">8.2 Performance Warranty. </w:t>
      </w:r>
      <w:r>
        <w:rPr>
          <w:sz w:val="24"/>
          <w:szCs w:val="24"/>
        </w:rPr>
        <w:t xml:space="preserve">Licensor warrants that the Software will perform substantially in accordance with the Documentation during the Subscription Term. Licensor's sole obligation and Licensee's exclusive remedy for any breach of this warranty shall be for Licensor to use commercially reasonable efforts to correct any material non-conformity.</w:t>
      </w:r>
    </w:p>
    <w:p>
      <w:pPr>
        <w:spacing w:after="100"/>
      </w:pPr>
      <w:r>
        <w:rPr>
          <w:b/>
          <w:bCs/>
          <w:sz w:val="24"/>
          <w:szCs w:val="24"/>
        </w:rPr>
        <w:t xml:space="preserve">8.3 Disclaimer. </w:t>
      </w:r>
      <w:r>
        <w:rPr>
          <w:sz w:val="24"/>
          <w:szCs w:val="24"/>
        </w:rPr>
        <w:t xml:space="preserve">EXCEPT AS EXPRESSLY SET FORTH IN THIS AGREEMENT, THE SOFTWARE IS PROVIDED "AS IS" AND LICENSOR DISCLAIMS ALL WARRANTIES, EXPRESS OR IMPLIED, INCLUDING WITHOUT LIMITATION THE IMPLIED WARRANTIES OF MERCHANTABILITY, FITNESS FOR A PARTICULAR PURPOSE, AND NON-INFRINGEMENT. LICENSOR DOES NOT WARRANT THAT THE SOFTWARE WILL BE ERROR-FREE OR UNINTERRUPTED.</w:t>
      </w:r>
    </w:p>
    <w:p>
      <w:pPr>
        <w:spacing w:after="200"/>
      </w:pPr>
      <w:r>
        <w:rPr>
          <w:b/>
          <w:bCs/>
          <w:sz w:val="24"/>
          <w:szCs w:val="24"/>
        </w:rPr>
        <w:t xml:space="preserve">8.4 Beta Features. </w:t>
      </w:r>
      <w:r>
        <w:rPr>
          <w:sz w:val="24"/>
          <w:szCs w:val="24"/>
        </w:rPr>
        <w:t xml:space="preserve">From time to time, Licensor may offer beta features or functionality. Such beta features are provided "as is" without any warranty of any kind.</w:t>
      </w:r>
    </w:p>
    <w:p>
      <w:pPr>
        <w:pStyle w:val="Heading1"/>
      </w:pPr>
      <w:r>
        <w:t xml:space="preserve">ARTICLE 9 - INDEMNIFICATION</w:t>
      </w:r>
    </w:p>
    <w:p>
      <w:pPr>
        <w:spacing w:after="100"/>
      </w:pPr>
      <w:r>
        <w:rPr>
          <w:b/>
          <w:bCs/>
          <w:sz w:val="24"/>
          <w:szCs w:val="24"/>
        </w:rPr>
        <w:t xml:space="preserve">9.1 Indemnification by Licensor. </w:t>
      </w:r>
      <w:del w:id="1" w:author="CloudServices Alpha Inc." w:date="2026-01-20T09:00:00Z">
        <w:r>
          <w:rPr>
            <w:sz w:val="24"/>
            <w:szCs w:val="24"/>
          </w:rPr>
          <w:delText xml:space="preserve">Licensor shall indemnify, defend, and hold harmless Licensee from and against any third-party claims alleging that the Software, as provided by Licensor, infringes any patent, copyright, or trademark of such third party.</w:delText>
        </w:r>
      </w:del>
      <w:ins w:id="2" w:author="CloudServices Alpha Inc." w:date="2026-01-20T09:00:00Z">
        <w:r>
          <w:rPr>
            <w:sz w:val="24"/>
            <w:szCs w:val="24"/>
          </w:rPr>
          <w:t xml:space="preserve">Each party shall indemnify, defend, and hold harmless the other party from and against any third-party claims arising from such party’s breach of this Agreement or negligent acts or omissions.</w:t>
        </w:r>
      </w:ins>
    </w:p>
    <w:p>
      <w:pPr>
        <w:spacing w:after="200"/>
      </w:pPr>
      <w:r>
        <w:rPr>
          <w:b/>
          <w:bCs/>
          <w:sz w:val="24"/>
          <w:szCs w:val="24"/>
        </w:rPr>
        <w:t xml:space="preserve">9.2 </w:t>
      </w:r>
      <w:r>
        <w:rPr>
          <w:i/>
          <w:iCs/>
          <w:sz w:val="24"/>
          <w:szCs w:val="24"/>
        </w:rPr>
        <w:t xml:space="preserve">[Reserved]</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IN NO EVENT SHALL LICENSOR BE LIABLE FOR ANY INDIRECT, INCIDENTAL, SPECIAL, CONSEQUENTIAL, OR PUNITIVE DAMAGES, INCLUDING WITHOUT LIMITATION LOSS OF PROFITS, LOSS OF DATA, OR LOSS OF BUSINESS OPPORTUNITY, ARISING OUT OF OR RELATED TO THIS AGREEMENT, REGARDLESS OF THE CAUSE OF ACTION OR THE THEORY OF LIABILITY.</w:t>
      </w:r>
    </w:p>
    <w:p>
      <w:pPr>
        <w:spacing w:after="200"/>
      </w:pPr>
      <w:r>
        <w:rPr>
          <w:b/>
          <w:bCs/>
          <w:sz w:val="24"/>
          <w:szCs w:val="24"/>
        </w:rPr>
        <w:t xml:space="preserve">10.2 Cap on Liability. </w:t>
      </w:r>
      <w:del w:id="3" w:author="CloudServices Alpha Inc." w:date="2026-01-20T09:15:00Z">
        <w:r>
          <w:rPr>
            <w:sz w:val="24"/>
            <w:szCs w:val="24"/>
          </w:rPr>
          <w:delText xml:space="preserve">IN NO EVENT SHALL LICENSOR'S TOTAL LIABILITY ARISING OUT OF OR RELATED TO THIS AGREEMENT EXCEED THE AMOUNT OF SUBSCRIPTION FEES PAID BY LICENSEE TO LICENSOR IN THE TWELVE (12) MONTHS PRECEDING THE CLAIM.</w:delText>
        </w:r>
      </w:del>
      <w:ins w:id="4" w:author="CloudServices Alpha Inc." w:date="2026-01-20T09:15:00Z">
        <w:r>
          <w:rPr>
            <w:sz w:val="24"/>
            <w:szCs w:val="24"/>
          </w:rPr>
          <w:t xml:space="preserve">IN NO EVENT SHALL LICENSOR’S TOTAL LIABILITY ARISING OUT OF OR RELATED TO THIS AGREEMENT EXCEED FIFTY THOUSAND DOLLARS ($50,000).</w:t>
        </w:r>
      </w:ins>
    </w:p>
    <w:p>
      <w:pPr>
        <w:pStyle w:val="Heading1"/>
      </w:pPr>
      <w:r>
        <w:t xml:space="preserve">ARTICLE 11 - TERM AND TERMINATION</w:t>
      </w:r>
    </w:p>
    <w:p>
      <w:pPr>
        <w:spacing w:after="100"/>
      </w:pPr>
      <w:r>
        <w:rPr>
          <w:b/>
          <w:bCs/>
          <w:sz w:val="24"/>
          <w:szCs w:val="24"/>
        </w:rPr>
        <w:t xml:space="preserve">11.1 Term. </w:t>
      </w:r>
      <w:r>
        <w:rPr>
          <w:sz w:val="24"/>
          <w:szCs w:val="24"/>
        </w:rPr>
        <w:t xml:space="preserve">This Agreement shall commence on the Effective Date and shall continue for an initial term of one (1) year (the "Initial Term"). Thereafter, this Agreement shall automatically renew for successive one (1) year periods (each a "Renewal Term") unless either Party provides written notice of non-renewal at least sixty (60) days prior to the end of the then-current term.</w:t>
      </w:r>
    </w:p>
    <w:p>
      <w:pPr>
        <w:spacing w:after="100"/>
      </w:pPr>
      <w:r>
        <w:rPr>
          <w:b/>
          <w:bCs/>
          <w:sz w:val="24"/>
          <w:szCs w:val="24"/>
        </w:rPr>
        <w:t xml:space="preserve">11.2 Termination for Cause. </w:t>
      </w:r>
      <w:del w:id="5" w:author="CloudServices Alpha Inc." w:date="2026-01-20T09:30:00Z">
        <w:r>
          <w:rPr>
            <w:sz w:val="24"/>
            <w:szCs w:val="24"/>
          </w:rPr>
          <w:delText xml:space="preserve">Either Party may terminate this Agreement upon written notice if the other Party materially breaches this Agreement and fails to cure such breach within thirty (30) days after receiving written notice thereof.</w:delText>
        </w:r>
      </w:del>
      <w:ins w:id="6" w:author="CloudServices Alpha Inc." w:date="2026-01-20T09:30:00Z">
        <w:r>
          <w:rPr>
            <w:sz w:val="24"/>
            <w:szCs w:val="24"/>
          </w:rPr>
          <w:t xml:space="preserve">Licensor may terminate this Agreement immediately upon written notice if Licensee breaches any payment obligation or materially breaches this Agreement. Licensee may terminate only if Licensor materially breaches and fails to cure within sixty (60) days after receiving written notice.</w:t>
        </w:r>
      </w:ins>
    </w:p>
    <w:p>
      <w:pPr>
        <w:spacing w:after="100"/>
      </w:pPr>
      <w:r>
        <w:rPr>
          <w:b/>
          <w:bCs/>
          <w:sz w:val="24"/>
          <w:szCs w:val="24"/>
        </w:rPr>
        <w:t xml:space="preserve">11.3 Termination for Insolvency. </w:t>
      </w:r>
      <w:r>
        <w:rPr>
          <w:sz w:val="24"/>
          <w:szCs w:val="24"/>
        </w:rPr>
        <w:t xml:space="preserve">Either Party may terminate this Agreement immediately upon written notice if the other Party becomes insolvent, makes an assignment for the benefit of creditors, or becomes subject to bankruptcy or similar proceedings.</w:t>
      </w:r>
    </w:p>
    <w:p>
      <w:pPr>
        <w:spacing w:after="200"/>
      </w:pPr>
      <w:r>
        <w:rPr>
          <w:b/>
          <w:bCs/>
          <w:sz w:val="24"/>
          <w:szCs w:val="24"/>
        </w:rPr>
        <w:t xml:space="preserve">11.4 Effect of Termination. </w:t>
      </w:r>
      <w:r>
        <w:rPr>
          <w:sz w:val="24"/>
          <w:szCs w:val="24"/>
        </w:rPr>
        <w:t xml:space="preserve">Upon termination or expiration of this Agreement: (a) all rights and licenses granted to Licensee shall immediately terminate; (b) Licensee shall immediately cease all use of the Software; and (c) each Party shall return or destroy all Confidential Information of the other Party in its possession.</w:t>
      </w:r>
    </w:p>
    <w:p>
      <w:pPr>
        <w:pStyle w:val="Heading1"/>
      </w:pPr>
      <w:r>
        <w:t xml:space="preserve">ARTICLE 12 - GENERAL PROVISIONS</w:t>
      </w:r>
    </w:p>
    <w:p>
      <w:pPr>
        <w:spacing w:after="100"/>
      </w:pPr>
      <w:r>
        <w:rPr>
          <w:b/>
          <w:bCs/>
          <w:sz w:val="24"/>
          <w:szCs w:val="24"/>
        </w:rPr>
        <w:t xml:space="preserve">12.1 Governing Law. </w:t>
      </w:r>
      <w:r>
        <w:rPr>
          <w:sz w:val="24"/>
          <w:szCs w:val="24"/>
        </w:rPr>
        <w:t xml:space="preserve">This Agreement shall be governed by and construed in accordance with the laws of the State of Delaware, without regard to its conflicts of law principles.</w:t>
      </w:r>
    </w:p>
    <w:p>
      <w:pPr>
        <w:spacing w:after="100"/>
      </w:pPr>
      <w:r>
        <w:rPr>
          <w:b/>
          <w:bCs/>
          <w:sz w:val="24"/>
          <w:szCs w:val="24"/>
        </w:rPr>
        <w:t xml:space="preserve">12.2 Dispute Resolution. </w:t>
      </w:r>
      <w:r>
        <w:rPr>
          <w:sz w:val="24"/>
          <w:szCs w:val="24"/>
        </w:rPr>
        <w:t xml:space="preserve">Any dispute arising out of or relating to this Agreement shall be resolved by binding arbitration administered by the American Arbitration Association in accordance with its Commercial Arbitration Rules. The arbitration shall be conducted in San Francisco, California.</w:t>
      </w:r>
    </w:p>
    <w:p>
      <w:pPr>
        <w:spacing w:after="100"/>
      </w:pPr>
      <w:r>
        <w:rPr>
          <w:b/>
          <w:bCs/>
          <w:sz w:val="24"/>
          <w:szCs w:val="24"/>
        </w:rPr>
        <w:t xml:space="preserve">12.3 Notices. </w:t>
      </w:r>
      <w:r>
        <w:rPr>
          <w:sz w:val="24"/>
          <w:szCs w:val="24"/>
        </w:rPr>
        <w:t xml:space="preserve">All notices under this Agreement shall be in writing and shall be deemed given when delivered personally, sent by confirmed email, or sent by overnight courier to the addresses set forth above.</w:t>
      </w:r>
    </w:p>
    <w:p>
      <w:pPr>
        <w:spacing w:after="100"/>
      </w:pPr>
      <w:r>
        <w:rPr>
          <w:b/>
          <w:bCs/>
          <w:sz w:val="24"/>
          <w:szCs w:val="24"/>
        </w:rPr>
        <w:t xml:space="preserve">12.4 Assignment. </w:t>
      </w:r>
      <w:del w:id="7" w:author="CloudServices Alpha Inc." w:date="2026-01-20T09:45:00Z">
        <w:r>
          <w:rPr>
            <w:sz w:val="24"/>
            <w:szCs w:val="24"/>
          </w:rPr>
          <w:delText xml:space="preserve">Licensee may not assign this Agreement without Licensor's prior written consent. Licensor may assign this Agreement without restriction. Any attempted assignment in violation of this Section shall be void.</w:delText>
        </w:r>
      </w:del>
      <w:ins w:id="8" w:author="CloudServices Alpha Inc." w:date="2026-01-20T09:45:00Z">
        <w:r>
          <w:rPr>
            <w:sz w:val="24"/>
            <w:szCs w:val="24"/>
          </w:rPr>
          <w:t xml:space="preserve">Licensee may not assign this Agreement without Licensor’s prior written consent, which may be withheld in Licensor’s sole discretion. This restriction applies to any change of control, merger, or acquisition. Licensor may assign this Agreement without restriction. Any attempted assignment in violation of this Section shall be void and shall constitute a material breach.</w:t>
        </w:r>
      </w:ins>
    </w:p>
    <w:p>
      <w:pPr>
        <w:spacing w:after="100"/>
      </w:pPr>
      <w:r>
        <w:rPr>
          <w:b/>
          <w:bCs/>
          <w:sz w:val="24"/>
          <w:szCs w:val="24"/>
        </w:rPr>
        <w:t xml:space="preserve">12.5 Entire Agreement. </w:t>
      </w:r>
      <w:r>
        <w:rPr>
          <w:sz w:val="24"/>
          <w:szCs w:val="24"/>
        </w:rPr>
        <w:t xml:space="preserve">This Agreement, together with any Order Forms and exhibits attached hereto, constitutes the entire agreement between the Parties with respect to the subject matter hereof and supersedes all prior and contemporaneous agreements, proposals, and communications.</w:t>
      </w:r>
    </w:p>
    <w:p>
      <w:pPr>
        <w:spacing w:after="100"/>
      </w:pPr>
      <w:r>
        <w:rPr>
          <w:b/>
          <w:bCs/>
          <w:sz w:val="24"/>
          <w:szCs w:val="24"/>
        </w:rPr>
        <w:t xml:space="preserve">12.6 Amendment. </w:t>
      </w:r>
      <w:r>
        <w:rPr>
          <w:sz w:val="24"/>
          <w:szCs w:val="24"/>
        </w:rPr>
        <w:t xml:space="preserve">This Agreement may not be amended or modified except by a written instrument signed by both Parties.</w:t>
      </w:r>
    </w:p>
    <w:p>
      <w:pPr>
        <w:spacing w:after="100"/>
      </w:pPr>
      <w:r>
        <w:rPr>
          <w:b/>
          <w:bCs/>
          <w:sz w:val="24"/>
          <w:szCs w:val="24"/>
        </w:rPr>
        <w:t xml:space="preserve">12.7 Waiver. </w:t>
      </w:r>
      <w:r>
        <w:rPr>
          <w:sz w:val="24"/>
          <w:szCs w:val="24"/>
        </w:rPr>
        <w:t xml:space="preserve">No waiver of any provision of this Agreement shall be effective unless in writing and signed by the waiving Party. No failure or delay in exercising any right shall operate as a waiver thereof.</w:t>
      </w:r>
    </w:p>
    <w:p>
      <w:pPr>
        <w:spacing w:after="100"/>
      </w:pPr>
      <w:r>
        <w:rPr>
          <w:b/>
          <w:bCs/>
          <w:sz w:val="24"/>
          <w:szCs w:val="24"/>
        </w:rPr>
        <w:t xml:space="preserve">12.8 Severability. </w:t>
      </w:r>
      <w:r>
        <w:rPr>
          <w:sz w:val="24"/>
          <w:szCs w:val="24"/>
        </w:rPr>
        <w:t xml:space="preserve">If any provision of this Agreement is held to be invalid or unenforceable, such provision shall be modified to the minimum extent necessary to make it valid and enforceable, and the remaining provisions shall continue in full force and effect.</w:t>
      </w:r>
    </w:p>
    <w:p>
      <w:pPr>
        <w:spacing w:after="100"/>
      </w:pPr>
      <w:r>
        <w:rPr>
          <w:b/>
          <w:bCs/>
          <w:sz w:val="24"/>
          <w:szCs w:val="24"/>
        </w:rPr>
        <w:t xml:space="preserve">12.9 Counterparts. </w:t>
      </w:r>
      <w:r>
        <w:rPr>
          <w:sz w:val="24"/>
          <w:szCs w:val="24"/>
        </w:rPr>
        <w:t xml:space="preserve">This Agreement may be executed in counterparts, each of which shall be deemed an original and all of which together shall constitute one and the same instrument.</w:t>
      </w:r>
    </w:p>
    <w:p>
      <w:pPr>
        <w:spacing w:after="200"/>
      </w:pPr>
      <w:r>
        <w:rPr>
          <w:b/>
          <w:bCs/>
          <w:sz w:val="24"/>
          <w:szCs w:val="24"/>
        </w:rPr>
        <w:t xml:space="preserve">12.10 Survival. </w:t>
      </w:r>
      <w:r>
        <w:rPr>
          <w:sz w:val="24"/>
          <w:szCs w:val="24"/>
        </w:rPr>
        <w:t xml:space="preserve">The provisions of Articles 6, 7, 8, 9, 10, and 12 shall survive any termination or expiration of this Agreement.</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Software License Agreement as of the Effective Date.</w:t>
      </w:r>
    </w:p>
    <w:p>
      <w:pPr>
        <w:spacing w:before="400" w:after="100"/>
      </w:pPr>
      <w:r>
        <w:rPr>
          <w:b/>
          <w:bCs/>
          <w:sz w:val="24"/>
          <w:szCs w:val="24"/>
        </w:rPr>
        <w:t xml:space="preserve">LICENSOR:</w:t>
      </w:r>
    </w:p>
    <w:p>
      <w:pPr>
        <w:spacing w:after="100"/>
      </w:pPr>
      <w:r>
        <w:rPr>
          <w:b/>
          <w:bCs/>
          <w:sz w:val="24"/>
          <w:szCs w:val="24"/>
        </w:rPr>
        <w:t xml:space="preserve">Alpha Cloud Services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LICENSEE:</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2025-12-22T15:52:42.853Z</dcterms:created>
  <dcterms:modified xsi:type="dcterms:W3CDTF">2025-12-22T15:52:42.854Z</dcterms:modified>
</cp:coreProperties>
</file>

<file path=docProps/custom.xml><?xml version="1.0" encoding="utf-8"?>
<Properties xmlns="http://schemas.openxmlformats.org/officeDocument/2006/custom-properties" xmlns:vt="http://schemas.openxmlformats.org/officeDocument/2006/docPropsVTypes"/>
</file>