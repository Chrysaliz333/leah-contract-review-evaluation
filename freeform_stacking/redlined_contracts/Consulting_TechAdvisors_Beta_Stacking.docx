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CONSULTING SERVICES AGREEMENT</w:t>
      </w:r>
    </w:p>
    <w:p>
      <w:pPr>
        <w:spacing w:after="400"/>
        <w:jc w:val="center"/>
      </w:pPr>
      <w:r>
        <w:rPr>
          <w:sz w:val="22"/>
          <w:szCs w:val="22"/>
        </w:rPr>
        <w:t xml:space="preserve">Contract No. CSA-2025-047</w:t>
      </w:r>
    </w:p>
    <w:p>
      <w:pPr>
        <w:spacing w:after="200"/>
      </w:pPr>
      <w:r>
        <w:rPr>
          <w:sz w:val="24"/>
          <w:szCs w:val="24"/>
        </w:rPr>
        <w:t xml:space="preserve">This Consulting Services Agreement (this "Agreement") is entered into as of _________________, 2025 (the "Effective Date"), by and between:</w:t>
      </w:r>
    </w:p>
    <w:p>
      <w:pPr>
        <w:spacing w:after="100"/>
      </w:pPr>
      <w:r>
        <w:rPr>
          <w:b/>
          <w:bCs/>
          <w:sz w:val="24"/>
          <w:szCs w:val="24"/>
        </w:rPr>
        <w:t xml:space="preserve">Beta Tech Advisors LLC</w:t>
      </w:r>
      <w:r>
        <w:rPr>
          <w:sz w:val="24"/>
          <w:szCs w:val="24"/>
        </w:rPr>
        <w:t xml:space="preserve">, a Delaware limited liability company with its principal place of business at 200 Innovation Boulevard, Suite 1500, Austin, Texas 78701 ("Consultant"); and</w:t>
      </w:r>
    </w:p>
    <w:p>
      <w:pPr>
        <w:spacing w:after="200"/>
      </w:pPr>
      <w:r>
        <w:rPr>
          <w:b/>
          <w:bCs/>
          <w:sz w:val="24"/>
          <w:szCs w:val="24"/>
        </w:rPr>
        <w:t xml:space="preserve">Meridian Enterprises Inc.</w:t>
      </w:r>
      <w:r>
        <w:rPr>
          <w:sz w:val="24"/>
          <w:szCs w:val="24"/>
        </w:rPr>
        <w:t xml:space="preserve">, a corporation organised under the laws of Nevada with its principal place of business at 800 Commerce Street, Las Vegas, Nevada 89101 ("Client").</w:t>
      </w:r>
    </w:p>
    <w:p>
      <w:pPr>
        <w:spacing w:after="200"/>
      </w:pPr>
      <w:r>
        <w:rPr>
          <w:sz w:val="24"/>
          <w:szCs w:val="24"/>
        </w:rPr>
        <w:t xml:space="preserve">Consultant and Client are sometimes referred to herein individually as a "Party" and collectively as the "Parties."</w:t>
      </w:r>
    </w:p>
    <w:p>
      <w:pPr>
        <w:pStyle w:val="Heading1"/>
      </w:pPr>
      <w:r>
        <w:t xml:space="preserve">RECITALS</w:t>
      </w:r>
    </w:p>
    <w:p>
      <w:pPr>
        <w:spacing w:after="100"/>
      </w:pPr>
      <w:r>
        <w:rPr>
          <w:b/>
          <w:bCs/>
          <w:sz w:val="24"/>
          <w:szCs w:val="24"/>
        </w:rPr>
        <w:t xml:space="preserve">WHEREAS, </w:t>
      </w:r>
      <w:r>
        <w:rPr>
          <w:sz w:val="24"/>
          <w:szCs w:val="24"/>
        </w:rPr>
        <w:t xml:space="preserve">Consultant is engaged in the business of providing technology consulting, advisory, and implementation services; and</w:t>
      </w:r>
    </w:p>
    <w:p>
      <w:pPr>
        <w:spacing w:after="100"/>
      </w:pPr>
      <w:r>
        <w:rPr>
          <w:b/>
          <w:bCs/>
          <w:sz w:val="24"/>
          <w:szCs w:val="24"/>
        </w:rPr>
        <w:t xml:space="preserve">WHEREAS, </w:t>
      </w:r>
      <w:r>
        <w:rPr>
          <w:sz w:val="24"/>
          <w:szCs w:val="24"/>
        </w:rPr>
        <w:t xml:space="preserve">Client desires to engage Consultant to provide certain consulting services, and Consultant is willing to provide such services, subject to the terms and conditions set forth herein.</w:t>
      </w:r>
    </w:p>
    <w:p>
      <w:pPr>
        <w:spacing w:after="200"/>
      </w:pPr>
      <w:r>
        <w:rPr>
          <w:b/>
          <w:bCs/>
          <w:sz w:val="24"/>
          <w:szCs w:val="24"/>
        </w:rPr>
        <w:t xml:space="preserve">NOW, THEREFORE, </w:t>
      </w:r>
      <w:r>
        <w:rPr>
          <w:sz w:val="24"/>
          <w:szCs w:val="24"/>
        </w:rPr>
        <w:t xml:space="preserve">in consideration of the mutual covenants and agreements set forth herein, and for other good and valuable consideration, the receipt and sufficiency of which are hereby acknowledged, the Parties agree as follows:</w:t>
      </w:r>
    </w:p>
    <w:p>
      <w:pPr>
        <w:pStyle w:val="Heading1"/>
      </w:pPr>
      <w:r>
        <w:t xml:space="preserve">ARTICLE 1 - DEFINITIONS</w:t>
      </w:r>
    </w:p>
    <w:p>
      <w:pPr>
        <w:spacing w:after="100"/>
      </w:pPr>
      <w:r>
        <w:rPr>
          <w:b/>
          <w:bCs/>
          <w:sz w:val="24"/>
          <w:szCs w:val="24"/>
        </w:rPr>
        <w:t xml:space="preserve">1.1 "Background IP" </w:t>
      </w:r>
      <w:r>
        <w:rPr>
          <w:sz w:val="24"/>
          <w:szCs w:val="24"/>
        </w:rPr>
        <w:t xml:space="preserve">means all intellectual property, including but not limited to software, methodologies, frameworks, tools, templates, know-how, and pre-existing materials, that are owned or licensed by Consultant prior to the Effective Date or developed by Consultant independently of this Agreement.</w:t>
      </w:r>
    </w:p>
    <w:p>
      <w:pPr>
        <w:spacing w:after="100"/>
      </w:pPr>
      <w:r>
        <w:rPr>
          <w:b/>
          <w:bCs/>
          <w:sz w:val="24"/>
          <w:szCs w:val="24"/>
        </w:rPr>
        <w:t xml:space="preserve">1.2 "Confidential Information" </w:t>
      </w:r>
      <w:r>
        <w:rPr>
          <w:sz w:val="24"/>
          <w:szCs w:val="24"/>
        </w:rPr>
        <w:t xml:space="preserve">means any non-public information disclosed by one Party to the other Party in connection with this Agreement, whether orally, in writing, or by inspection of tangible objects, that is designated as confidential or that reasonably should be understood to be confidential.</w:t>
      </w:r>
    </w:p>
    <w:p>
      <w:pPr>
        <w:spacing w:after="100"/>
      </w:pPr>
      <w:r>
        <w:rPr>
          <w:b/>
          <w:bCs/>
          <w:sz w:val="24"/>
          <w:szCs w:val="24"/>
        </w:rPr>
        <w:t xml:space="preserve">1.3 "Deliverables" </w:t>
      </w:r>
      <w:r>
        <w:rPr>
          <w:sz w:val="24"/>
          <w:szCs w:val="24"/>
        </w:rPr>
        <w:t xml:space="preserve">means the tangible work product to be delivered by Consultant to Client as specified in an applicable Statement of Work, including reports, analyses, documentation, software code, and other materials.</w:t>
      </w:r>
    </w:p>
    <w:p>
      <w:pPr>
        <w:spacing w:after="100"/>
      </w:pPr>
      <w:r>
        <w:rPr>
          <w:b/>
          <w:bCs/>
          <w:sz w:val="24"/>
          <w:szCs w:val="24"/>
        </w:rPr>
        <w:t xml:space="preserve">1.4 "Services" </w:t>
      </w:r>
      <w:r>
        <w:rPr>
          <w:sz w:val="24"/>
          <w:szCs w:val="24"/>
        </w:rPr>
        <w:t xml:space="preserve">means the consulting, advisory, and professional services to be performed by Consultant for Client as described in an applicable Statement of Work.</w:t>
      </w:r>
    </w:p>
    <w:p>
      <w:pPr>
        <w:spacing w:after="200"/>
      </w:pPr>
      <w:r>
        <w:rPr>
          <w:b/>
          <w:bCs/>
          <w:sz w:val="24"/>
          <w:szCs w:val="24"/>
        </w:rPr>
        <w:t xml:space="preserve">1.5 "Statement of Work" or "SOW" </w:t>
      </w:r>
      <w:r>
        <w:rPr>
          <w:sz w:val="24"/>
          <w:szCs w:val="24"/>
        </w:rPr>
        <w:t xml:space="preserve">means a written document executed by both Parties that describes the specific Services and Deliverables, timeline, fees, and other terms applicable to a particular engagement under this Agreement.</w:t>
      </w:r>
    </w:p>
    <w:p>
      <w:pPr>
        <w:pStyle w:val="Heading1"/>
      </w:pPr>
      <w:r>
        <w:t xml:space="preserve">ARTICLE 2 - SERVICES</w:t>
      </w:r>
    </w:p>
    <w:p>
      <w:pPr>
        <w:spacing w:after="100"/>
      </w:pPr>
      <w:r>
        <w:rPr>
          <w:b/>
          <w:bCs/>
          <w:sz w:val="24"/>
          <w:szCs w:val="24"/>
        </w:rPr>
        <w:t xml:space="preserve">2.1 Engagement. </w:t>
      </w:r>
      <w:r>
        <w:rPr>
          <w:sz w:val="24"/>
          <w:szCs w:val="24"/>
        </w:rPr>
        <w:t xml:space="preserve">Client hereby engages Consultant to provide the Services described in one or more Statements of Work executed by the Parties pursuant to this Agreement. Each Statement of Work shall be subject to the terms and conditions of this Agreement.</w:t>
      </w:r>
    </w:p>
    <w:p>
      <w:pPr>
        <w:spacing w:after="100"/>
      </w:pPr>
      <w:r>
        <w:rPr>
          <w:b/>
          <w:bCs/>
          <w:sz w:val="24"/>
          <w:szCs w:val="24"/>
        </w:rPr>
        <w:t xml:space="preserve">2.2 Standard of Performance. </w:t>
      </w:r>
      <w:r>
        <w:rPr>
          <w:sz w:val="24"/>
          <w:szCs w:val="24"/>
        </w:rPr>
        <w:t xml:space="preserve">Consultant shall perform the Services in a professional and workmanlike manner, consistent with industry standards and practices. Consultant shall assign qualified personnel with appropriate skills and experience to perform the Services.</w:t>
      </w:r>
    </w:p>
    <w:p>
      <w:pPr>
        <w:spacing w:after="100"/>
      </w:pPr>
      <w:r>
        <w:rPr>
          <w:b/>
          <w:bCs/>
          <w:sz w:val="24"/>
          <w:szCs w:val="24"/>
        </w:rPr>
        <w:t xml:space="preserve">2.3 Change Orders. </w:t>
      </w:r>
      <w:r>
        <w:rPr>
          <w:sz w:val="24"/>
          <w:szCs w:val="24"/>
        </w:rPr>
        <w:t xml:space="preserve">Any changes to the scope, timeline, or fees for Services under a Statement of Work must be documented in a written change order signed by both Parties. Consultant shall not be obligated to perform any work outside the scope of an executed Statement of Work without a signed change order.</w:t>
      </w:r>
    </w:p>
    <w:p>
      <w:pPr>
        <w:spacing w:after="200"/>
      </w:pPr>
      <w:r>
        <w:rPr>
          <w:b/>
          <w:bCs/>
          <w:sz w:val="24"/>
          <w:szCs w:val="24"/>
        </w:rPr>
        <w:t xml:space="preserve">2.4 Client Cooperation. </w:t>
      </w:r>
      <w:r>
        <w:rPr>
          <w:sz w:val="24"/>
          <w:szCs w:val="24"/>
        </w:rPr>
        <w:t xml:space="preserve">Client shall provide Consultant with timely access to Client personnel, information, systems, and facilities as reasonably necessary for Consultant to perform the Services. Client acknowledges that Consultant's ability to perform the Services is dependent upon Client's cooperation.</w:t>
      </w:r>
    </w:p>
    <w:p>
      <w:pPr>
        <w:pStyle w:val="Heading1"/>
      </w:pPr>
      <w:r>
        <w:t xml:space="preserve">ARTICLE 3 - FEES AND EXPENSES</w:t>
      </w:r>
    </w:p>
    <w:p>
      <w:pPr>
        <w:spacing w:after="100"/>
      </w:pPr>
      <w:r>
        <w:rPr>
          <w:b/>
          <w:bCs/>
          <w:sz w:val="24"/>
          <w:szCs w:val="24"/>
        </w:rPr>
        <w:t xml:space="preserve">3.1 Fees. </w:t>
      </w:r>
      <w:r>
        <w:rPr>
          <w:sz w:val="24"/>
          <w:szCs w:val="24"/>
        </w:rPr>
        <w:t xml:space="preserve">Client shall pay Consultant the fees set forth in the applicable Statement of Work. Unless otherwise specified, fees shall be charged on a time and materials basis at Consultant's then-current hourly rates.</w:t>
      </w:r>
    </w:p>
    <w:p>
      <w:pPr>
        <w:spacing w:after="100"/>
      </w:pPr>
      <w:r>
        <w:rPr>
          <w:b/>
          <w:bCs/>
          <w:sz w:val="24"/>
          <w:szCs w:val="24"/>
        </w:rPr>
        <w:t xml:space="preserve">3.2 Expenses. </w:t>
      </w:r>
      <w:r>
        <w:rPr>
          <w:sz w:val="24"/>
          <w:szCs w:val="24"/>
        </w:rPr>
        <w:t xml:space="preserve">Client shall reimburse Consultant for all reasonable out-of-pocket expenses incurred in connection with the performance of Services, including travel, lodging, and meals, provided that any individual expense exceeding $500 shall require Client's prior written approval.</w:t>
      </w:r>
    </w:p>
    <w:p>
      <w:pPr>
        <w:spacing w:after="100"/>
      </w:pPr>
      <w:r>
        <w:rPr>
          <w:b/>
          <w:bCs/>
          <w:sz w:val="24"/>
          <w:szCs w:val="24"/>
        </w:rPr>
        <w:t xml:space="preserve">3.3 Invoicing. </w:t>
      </w:r>
      <w:r>
        <w:rPr>
          <w:sz w:val="24"/>
          <w:szCs w:val="24"/>
        </w:rPr>
        <w:t xml:space="preserve">Consultant shall submit invoices to Client monthly in arrears for Services performed and expenses incurred during the preceding month. Each invoice shall include a reasonable level of detail regarding the Services performed and expenses incurred.</w:t>
      </w:r>
    </w:p>
    <w:p>
      <w:pPr>
        <w:spacing w:after="200"/>
      </w:pPr>
      <w:r>
        <w:rPr>
          <w:b/>
          <w:bCs/>
          <w:sz w:val="24"/>
          <w:szCs w:val="24"/>
        </w:rPr>
        <w:t xml:space="preserve">3.4 Payment Terms. </w:t>
      </w:r>
      <w:del w:id="1" w:author="Beta Tech Advisors LLC" w:date="2026-01-20T10:00:00Z">
        <w:r>
          <w:rPr>
            <w:sz w:val="24"/>
            <w:szCs w:val="24"/>
          </w:rPr>
          <w:delText xml:space="preserve">Client shall pay all undisputed invoices within thirty (30) days of receipt. Late payments shall bear interest at the rate of one percent (1%) per month or the maximum rate permitted by law, whichever is less.</w:delText>
        </w:r>
      </w:del>
      <w:ins w:id="2" w:author="Beta Tech Advisors LLC" w:date="2026-01-20T10:00:00Z">
        <w:r>
          <w:rPr>
            <w:sz w:val="24"/>
            <w:szCs w:val="24"/>
          </w:rPr>
          <w:t xml:space="preserve">Client shall pay all invoices within fifteen (15) days of receipt. Late payments shall bear interest at the rate of two percent (2%) per month. Client waives any right to dispute invoices not raised within five (5) days of receipt.</w:t>
        </w:r>
      </w:ins>
    </w:p>
    <w:p>
      <w:pPr>
        <w:pStyle w:val="Heading1"/>
      </w:pPr>
      <w:r>
        <w:t xml:space="preserve">ARTICLE 4 - INDEPENDENT CONTRACTOR</w:t>
      </w:r>
    </w:p>
    <w:p>
      <w:pPr>
        <w:spacing w:after="100"/>
      </w:pPr>
      <w:r>
        <w:rPr>
          <w:b/>
          <w:bCs/>
          <w:sz w:val="24"/>
          <w:szCs w:val="24"/>
        </w:rPr>
        <w:t xml:space="preserve">4.1 Independent Contractor Status. </w:t>
      </w:r>
      <w:r>
        <w:rPr>
          <w:sz w:val="24"/>
          <w:szCs w:val="24"/>
        </w:rPr>
        <w:t xml:space="preserve">Consultant is an independent contractor and not an employee, partner, or joint venturer of Client. Nothing in this Agreement shall be construed to create an employment relationship between Client and Consultant or any of Consultant's personnel.</w:t>
      </w:r>
    </w:p>
    <w:p>
      <w:pPr>
        <w:spacing w:after="100"/>
      </w:pPr>
      <w:r>
        <w:rPr>
          <w:b/>
          <w:bCs/>
          <w:sz w:val="24"/>
          <w:szCs w:val="24"/>
        </w:rPr>
        <w:t xml:space="preserve">4.2 Taxes and Benefits. </w:t>
      </w:r>
      <w:r>
        <w:rPr>
          <w:sz w:val="24"/>
          <w:szCs w:val="24"/>
        </w:rPr>
        <w:t xml:space="preserve">Consultant shall be solely responsible for all taxes, contributions, and other obligations arising from Consultant's performance of Services, including income taxes, self-employment taxes, and any applicable withholding. Consultant shall not be entitled to any employee benefits from Client.</w:t>
      </w:r>
    </w:p>
    <w:p>
      <w:pPr>
        <w:spacing w:after="200"/>
      </w:pPr>
      <w:r>
        <w:rPr>
          <w:b/>
          <w:bCs/>
          <w:sz w:val="24"/>
          <w:szCs w:val="24"/>
        </w:rPr>
        <w:t xml:space="preserve">4.3 Control. </w:t>
      </w:r>
      <w:r>
        <w:rPr>
          <w:sz w:val="24"/>
          <w:szCs w:val="24"/>
        </w:rPr>
        <w:t xml:space="preserve">Consultant shall have sole control over the manner and means of performing the Services, subject to Client's right to specify the desired results. Client shall not have the right to control or direct the details of Consultant's work.</w:t>
      </w:r>
    </w:p>
    <w:p>
      <w:pPr>
        <w:pStyle w:val="Heading1"/>
      </w:pPr>
      <w:r>
        <w:t xml:space="preserve">ARTICLE 5 - INTELLECTUAL PROPERTY</w:t>
      </w:r>
    </w:p>
    <w:p>
      <w:pPr>
        <w:spacing w:after="100"/>
      </w:pPr>
      <w:r>
        <w:rPr>
          <w:b/>
          <w:bCs/>
          <w:sz w:val="24"/>
          <w:szCs w:val="24"/>
        </w:rPr>
        <w:t xml:space="preserve">5.1 Ownership of Deliverables. </w:t>
      </w:r>
      <w:del w:id="3" w:author="Beta Tech Advisors LLC" w:date="2026-01-20T10:15:00Z">
        <w:r>
          <w:rPr>
            <w:sz w:val="24"/>
            <w:szCs w:val="24"/>
          </w:rPr>
          <w:delText xml:space="preserve">All deliverables created by Consultant specifically for Client pursuant to this Agreement shall be considered work-for-hire and shall be owned exclusively by Client upon full payment of all fees due hereunder.</w:delText>
        </w:r>
      </w:del>
      <w:ins w:id="4" w:author="Beta Tech Advisors LLC" w:date="2026-01-20T10:15:00Z">
        <w:r>
          <w:rPr>
            <w:sz w:val="24"/>
            <w:szCs w:val="24"/>
          </w:rPr>
          <w:t xml:space="preserve">All deliverables created by Consultant shall be owned by Consultant. Upon full payment, Client shall receive a non-exclusive, non-transferable license to use the deliverables solely for Client’s internal business purposes. Consultant may reuse all deliverables, methodologies, and approaches for other clients.</w:t>
        </w:r>
      </w:ins>
    </w:p>
    <w:p>
      <w:pPr>
        <w:spacing w:after="100"/>
      </w:pPr>
      <w:r>
        <w:rPr>
          <w:b/>
          <w:bCs/>
          <w:sz w:val="24"/>
          <w:szCs w:val="24"/>
        </w:rPr>
        <w:t xml:space="preserve">5.2 Background IP. </w:t>
      </w:r>
      <w:del w:id="5" w:author="Beta Tech Advisors LLC" w:date="2026-01-20T10:30:00Z">
        <w:r>
          <w:rPr>
            <w:sz w:val="24"/>
            <w:szCs w:val="24"/>
          </w:rPr>
          <w:delText xml:space="preserve">Notwithstanding Section 5.1, Consultant shall retain all right, title, and interest in and to the Background IP. To the extent any Background IP is incorporated into the Deliverables, Consultant hereby grants Client a non-exclusive, perpetual, royalty-free license to use such Background IP solely as part of the Deliverables.</w:delText>
        </w:r>
      </w:del>
      <w:ins w:id="6" w:author="Beta Tech Advisors LLC" w:date="2026-01-20T10:30:00Z">
        <w:r>
          <w:rPr>
            <w:sz w:val="24"/>
            <w:szCs w:val="24"/>
          </w:rPr>
          <w:t xml:space="preserve">Consultant shall retain all right, title, and interest in all Background IP, all improvements thereto, and all general knowledge, skills, and experience gained during the engagement. Any methodologies, frameworks, tools, or reusable components developed during the engagement shall be deemed Consultant’s Background IP.</w:t>
        </w:r>
      </w:ins>
    </w:p>
    <w:p>
      <w:pPr>
        <w:spacing w:after="200"/>
      </w:pPr>
      <w:r>
        <w:rPr>
          <w:b/>
          <w:bCs/>
          <w:sz w:val="24"/>
          <w:szCs w:val="24"/>
        </w:rPr>
        <w:t xml:space="preserve">5.3 Third-Party Materials. </w:t>
      </w:r>
      <w:r>
        <w:rPr>
          <w:sz w:val="24"/>
          <w:szCs w:val="24"/>
        </w:rPr>
        <w:t xml:space="preserve">If any third-party materials are incorporated into the Deliverables, Consultant shall identify such materials and ensure that Client receives appropriate licenses to use such materials as part of the Deliverables.</w:t>
      </w:r>
    </w:p>
    <w:p>
      <w:pPr>
        <w:pStyle w:val="Heading1"/>
      </w:pPr>
      <w:r>
        <w:t xml:space="preserve">ARTICLE 6 - CONFIDENTIALITY</w:t>
      </w:r>
    </w:p>
    <w:p>
      <w:pPr>
        <w:spacing w:after="100"/>
      </w:pPr>
      <w:r>
        <w:rPr>
          <w:b/>
          <w:bCs/>
          <w:sz w:val="24"/>
          <w:szCs w:val="24"/>
        </w:rPr>
        <w:t xml:space="preserve">6.1 Mutual Obligations. </w:t>
      </w:r>
      <w:r>
        <w:rPr>
          <w:sz w:val="24"/>
          <w:szCs w:val="24"/>
        </w:rPr>
        <w:t xml:space="preserve">Each Party agrees to hold the other Party's Confidential Information in strict confidence and to use such Confidential Information only for purposes of this Agreement. Neither Party shall disclose the other Party's Confidential Information to any third party without the prior written consent of the disclosing Party.</w:t>
      </w:r>
    </w:p>
    <w:p>
      <w:pPr>
        <w:spacing w:after="100"/>
      </w:pPr>
      <w:r>
        <w:rPr>
          <w:b/>
          <w:bCs/>
          <w:sz w:val="24"/>
          <w:szCs w:val="24"/>
        </w:rPr>
        <w:t xml:space="preserve">6.2 Permitted Disclosures. </w:t>
      </w:r>
      <w:r>
        <w:rPr>
          <w:sz w:val="24"/>
          <w:szCs w:val="24"/>
        </w:rPr>
        <w:t xml:space="preserve">A Party may disclose Confidential Information to its employees, contractors, and advisors who have a need to know such information and are bound by confidentiality obligations at least as protective as those contained herein.</w:t>
      </w:r>
    </w:p>
    <w:p>
      <w:pPr>
        <w:spacing w:after="100"/>
      </w:pPr>
      <w:r>
        <w:rPr>
          <w:b/>
          <w:bCs/>
          <w:sz w:val="24"/>
          <w:szCs w:val="24"/>
        </w:rPr>
        <w:t xml:space="preserve">6.3 Exclusions. </w:t>
      </w:r>
      <w:r>
        <w:rPr>
          <w:sz w:val="24"/>
          <w:szCs w:val="24"/>
        </w:rPr>
        <w:t xml:space="preserve">Confidential Information does not include information that: (a) is or becomes publicly available through no fault of the receiving Party; (b) was known to the receiving Party prior to disclosure; (c) is rightfully obtained from a third party without restriction; or (d) is independently developed by the receiving Party without use of the disclosing Party's Confidential Information.</w:t>
      </w:r>
    </w:p>
    <w:p>
      <w:pPr>
        <w:spacing w:after="200"/>
      </w:pPr>
      <w:r>
        <w:rPr>
          <w:b/>
          <w:bCs/>
          <w:sz w:val="24"/>
          <w:szCs w:val="24"/>
        </w:rPr>
        <w:t xml:space="preserve">6.4 Return of Materials. </w:t>
      </w:r>
      <w:r>
        <w:rPr>
          <w:sz w:val="24"/>
          <w:szCs w:val="24"/>
        </w:rPr>
        <w:t xml:space="preserve">Upon termination of this Agreement or upon request by the disclosing Party, the receiving Party shall promptly return or destroy all Confidential Information of the disclosing Party in its possession, except as required for legal or regulatory compliance.</w:t>
      </w:r>
    </w:p>
    <w:p>
      <w:pPr>
        <w:pStyle w:val="Heading1"/>
      </w:pPr>
      <w:r>
        <w:t xml:space="preserve">ARTICLE 7 - TERM AND TERMINATION</w:t>
      </w:r>
    </w:p>
    <w:p>
      <w:pPr>
        <w:spacing w:after="100"/>
      </w:pPr>
      <w:r>
        <w:rPr>
          <w:b/>
          <w:bCs/>
          <w:sz w:val="24"/>
          <w:szCs w:val="24"/>
        </w:rPr>
        <w:t xml:space="preserve">7.1 Termination for Convenience. </w:t>
      </w:r>
      <w:del w:id="7" w:author="Beta Tech Advisors LLC" w:date="2026-01-20T10:45:00Z">
        <w:r>
          <w:rPr>
            <w:sz w:val="24"/>
            <w:szCs w:val="24"/>
          </w:rPr>
          <w:delText xml:space="preserve">Either party may terminate this Agreement for convenience upon thirty (30) days' prior written notice to the other party.</w:delText>
        </w:r>
      </w:del>
      <w:ins w:id="8" w:author="Beta Tech Advisors LLC" w:date="2026-01-20T10:45:00Z">
        <w:r>
          <w:rPr>
            <w:sz w:val="24"/>
            <w:szCs w:val="24"/>
          </w:rPr>
          <w:t xml:space="preserve">Consultant may terminate this Agreement for convenience upon fifteen (15) days’ prior written notice. Client may terminate only upon ninety (90) days’ prior written notice and payment of a termination fee equal to three (3) months of projected fees.</w:t>
        </w:r>
      </w:ins>
    </w:p>
    <w:p>
      <w:pPr>
        <w:spacing w:after="100"/>
      </w:pPr>
      <w:r>
        <w:rPr>
          <w:b/>
          <w:bCs/>
          <w:sz w:val="24"/>
          <w:szCs w:val="24"/>
        </w:rPr>
        <w:t xml:space="preserve">7.2 Termination for Cause. </w:t>
      </w:r>
      <w:r>
        <w:rPr>
          <w:sz w:val="24"/>
          <w:szCs w:val="24"/>
        </w:rPr>
        <w:t xml:space="preserve">Either Party may terminate this Agreement immediately upon written notice if the other Party materially breaches this Agreement and fails to cure such breach within fifteen (15) days after receiving written notice thereof.</w:t>
      </w:r>
    </w:p>
    <w:p>
      <w:pPr>
        <w:spacing w:after="100"/>
      </w:pPr>
      <w:r>
        <w:rPr>
          <w:b/>
          <w:bCs/>
          <w:sz w:val="24"/>
          <w:szCs w:val="24"/>
        </w:rPr>
        <w:t xml:space="preserve">7.3 Termination of SOWs. </w:t>
      </w:r>
      <w:r>
        <w:rPr>
          <w:sz w:val="24"/>
          <w:szCs w:val="24"/>
        </w:rPr>
        <w:t xml:space="preserve">Termination of this Agreement shall automatically terminate all outstanding Statements of Work. Either Party may also terminate an individual Statement of Work in accordance with its terms without terminating this Agreement.</w:t>
      </w:r>
    </w:p>
    <w:p>
      <w:pPr>
        <w:spacing w:after="200"/>
      </w:pPr>
      <w:r>
        <w:rPr>
          <w:b/>
          <w:bCs/>
          <w:sz w:val="24"/>
          <w:szCs w:val="24"/>
        </w:rPr>
        <w:t xml:space="preserve">7.4 Effect of Termination. </w:t>
      </w:r>
      <w:r>
        <w:rPr>
          <w:sz w:val="24"/>
          <w:szCs w:val="24"/>
        </w:rPr>
        <w:t xml:space="preserve">Upon termination: (a) Client shall pay Consultant for all Services performed and expenses incurred through the effective date of termination; (b) Consultant shall deliver to Client all completed and in-progress Deliverables for which Client has paid; and (c) each Party shall return the other Party's Confidential Information.</w:t>
      </w:r>
    </w:p>
    <w:p>
      <w:pPr>
        <w:pStyle w:val="Heading1"/>
      </w:pPr>
      <w:r>
        <w:t xml:space="preserve">ARTICLE 8 - REPRESENTATIONS AND WARRANTIES</w:t>
      </w:r>
    </w:p>
    <w:p>
      <w:pPr>
        <w:spacing w:after="100"/>
      </w:pPr>
      <w:r>
        <w:rPr>
          <w:b/>
          <w:bCs/>
          <w:sz w:val="24"/>
          <w:szCs w:val="24"/>
        </w:rPr>
        <w:t xml:space="preserve">8.1 Mutual Representations. </w:t>
      </w:r>
      <w:r>
        <w:rPr>
          <w:sz w:val="24"/>
          <w:szCs w:val="24"/>
        </w:rPr>
        <w:t xml:space="preserve">Each Party represents and warrants that: (a) it has the authority to enter into this Agreement; (b) its performance under this Agreement will not violate any other agreement to which it is a party; and (c) it will comply with all applicable laws and regulations in performing its obligations hereunder.</w:t>
      </w:r>
    </w:p>
    <w:p>
      <w:pPr>
        <w:spacing w:after="100"/>
      </w:pPr>
      <w:r>
        <w:rPr>
          <w:b/>
          <w:bCs/>
          <w:sz w:val="24"/>
          <w:szCs w:val="24"/>
        </w:rPr>
        <w:t xml:space="preserve">8.2 Consultant Warranties. </w:t>
      </w:r>
      <w:r>
        <w:rPr>
          <w:sz w:val="24"/>
          <w:szCs w:val="24"/>
        </w:rPr>
        <w:t xml:space="preserve">Consultant represents and warrants that: (a) the Services will be performed in a professional and workmanlike manner; (b) the Deliverables will conform to the specifications in the applicable Statement of Work; and (c) the Deliverables will not infringe any third-party intellectual property rights.</w:t>
      </w:r>
    </w:p>
    <w:p>
      <w:pPr>
        <w:spacing w:after="200"/>
      </w:pPr>
      <w:r>
        <w:rPr>
          <w:b/>
          <w:bCs/>
          <w:sz w:val="24"/>
          <w:szCs w:val="24"/>
        </w:rPr>
        <w:t xml:space="preserve">8.3 Disclaimer. </w:t>
      </w:r>
      <w:r>
        <w:rPr>
          <w:sz w:val="24"/>
          <w:szCs w:val="24"/>
        </w:rPr>
        <w:t xml:space="preserve">EXCEPT AS EXPRESSLY SET FORTH IN THIS AGREEMENT, CONSULTANT MAKES NO WARRANTIES, EXPRESS OR IMPLIED, INCLUDING WITHOUT LIMITATION THE IMPLIED WARRANTIES OF MERCHANTABILITY AND FITNESS FOR A PARTICULAR PURPOSE.</w:t>
      </w:r>
    </w:p>
    <w:p>
      <w:pPr>
        <w:pStyle w:val="Heading1"/>
      </w:pPr>
      <w:r>
        <w:t xml:space="preserve">ARTICLE 9 - LIMITATION OF LIABILITY</w:t>
      </w:r>
    </w:p>
    <w:p>
      <w:pPr>
        <w:spacing w:after="100"/>
      </w:pPr>
      <w:r>
        <w:rPr>
          <w:b/>
          <w:bCs/>
          <w:sz w:val="24"/>
          <w:szCs w:val="24"/>
        </w:rPr>
        <w:t xml:space="preserve">9.1 Exclusion of Damages. </w:t>
      </w:r>
      <w:r>
        <w:rPr>
          <w:sz w:val="24"/>
          <w:szCs w:val="24"/>
        </w:rPr>
        <w:t xml:space="preserve">IN NO EVENT SHALL EITHER PARTY BE LIABLE TO THE OTHER PARTY FOR ANY INDIRECT, INCIDENTAL, SPECIAL, CONSEQUENTIAL, OR PUNITIVE DAMAGES, INCLUDING WITHOUT LIMITATION LOSS OF PROFITS, LOSS OF DATA, OR LOSS OF BUSINESS OPPORTUNITY, ARISING OUT OF OR RELATED TO THIS AGREEMENT.</w:t>
      </w:r>
    </w:p>
    <w:p>
      <w:pPr>
        <w:spacing w:after="200"/>
      </w:pPr>
      <w:r>
        <w:rPr>
          <w:b/>
          <w:bCs/>
          <w:sz w:val="24"/>
          <w:szCs w:val="24"/>
        </w:rPr>
        <w:t xml:space="preserve">9.2 Cap on Liability. </w:t>
      </w:r>
      <w:r>
        <w:rPr>
          <w:sz w:val="24"/>
          <w:szCs w:val="24"/>
        </w:rPr>
        <w:t xml:space="preserve">EXCEPT FOR BREACHES OF CONFIDENTIALITY OBLIGATIONS OR INDEMNIFICATION OBLIGATIONS, NEITHER PARTY'S TOTAL LIABILITY ARISING OUT OF OR RELATED TO THIS AGREEMENT SHALL EXCEED THE TOTAL FEES PAID OR PAYABLE BY CLIENT TO CONSULTANT UNDER THE APPLICABLE STATEMENT OF WORK GIVING RISE TO THE CLAIM.</w:t>
      </w:r>
    </w:p>
    <w:p>
      <w:pPr>
        <w:pStyle w:val="Heading1"/>
      </w:pPr>
      <w:r>
        <w:t xml:space="preserve">ARTICLE 10 - INDEMNIFICATION</w:t>
      </w:r>
    </w:p>
    <w:p>
      <w:pPr>
        <w:spacing w:after="100"/>
      </w:pPr>
      <w:r>
        <w:rPr>
          <w:b/>
          <w:bCs/>
          <w:sz w:val="24"/>
          <w:szCs w:val="24"/>
        </w:rPr>
        <w:t xml:space="preserve">10.1 Consultant Indemnification. </w:t>
      </w:r>
      <w:r>
        <w:rPr>
          <w:sz w:val="24"/>
          <w:szCs w:val="24"/>
        </w:rPr>
        <w:t xml:space="preserve">Consultant shall indemnify, defend, and hold harmless Client from and against any third-party claims arising from: (a) Consultant's gross negligence or wilful misconduct; or (b) any claim that the Deliverables infringe any third-party intellectual property rights.</w:t>
      </w:r>
    </w:p>
    <w:p>
      <w:pPr>
        <w:spacing w:after="200"/>
      </w:pPr>
      <w:r>
        <w:rPr>
          <w:b/>
          <w:bCs/>
          <w:sz w:val="24"/>
          <w:szCs w:val="24"/>
        </w:rPr>
        <w:t xml:space="preserve">10.2 Client Indemnification. </w:t>
      </w:r>
      <w:r>
        <w:rPr>
          <w:sz w:val="24"/>
          <w:szCs w:val="24"/>
        </w:rPr>
        <w:t xml:space="preserve">Client shall indemnify, defend, and hold harmless Consultant from and against any third-party claims arising from: (a) Client's gross negligence or wilful misconduct; or (b) Client's use of the Deliverables in a manner not authorised under this Agreement.</w:t>
      </w:r>
    </w:p>
    <w:p>
      <w:pPr>
        <w:pStyle w:val="Heading1"/>
      </w:pPr>
      <w:r>
        <w:t xml:space="preserve">ARTICLE 11 - INSURANCE</w:t>
      </w:r>
    </w:p>
    <w:p>
      <w:pPr>
        <w:spacing w:after="200"/>
      </w:pPr>
      <w:r>
        <w:rPr>
          <w:b/>
          <w:bCs/>
          <w:sz w:val="24"/>
          <w:szCs w:val="24"/>
        </w:rPr>
        <w:t xml:space="preserve">11.1 Required Coverage. </w:t>
      </w:r>
      <w:r>
        <w:rPr>
          <w:sz w:val="24"/>
          <w:szCs w:val="24"/>
        </w:rPr>
        <w:t xml:space="preserve">During the term of this Agreement, Consultant shall maintain: (a) commercial general liability insurance with limits of not less than $1,000,000 per occurrence; (b) professional liability (errors and omissions) insurance with limits of not less than $2,000,000 per claim; and (c) workers' compensation insurance as required by applicable law. Consultant shall provide certificates of insurance upon Client's request.</w:t>
      </w:r>
    </w:p>
    <w:p>
      <w:pPr>
        <w:pStyle w:val="Heading1"/>
      </w:pPr>
      <w:r>
        <w:t xml:space="preserve">ARTICLE 12 - NON-SOLICITATION</w:t>
      </w:r>
    </w:p>
    <w:p>
      <w:pPr>
        <w:spacing w:after="200"/>
      </w:pPr>
      <w:r>
        <w:rPr>
          <w:b/>
          <w:bCs/>
          <w:sz w:val="24"/>
          <w:szCs w:val="24"/>
        </w:rPr>
        <w:t xml:space="preserve">12.1 Non-Solicitation of Employees. </w:t>
      </w:r>
      <w:r>
        <w:rPr>
          <w:sz w:val="24"/>
          <w:szCs w:val="24"/>
        </w:rPr>
        <w:t xml:space="preserve">During the term of this Agreement and for a period of twelve (12) months thereafter, neither Party shall directly solicit for employment any employee of the other Party who was involved in the performance or receipt of Services under this Agreement, without the prior written consent of the other Party. This restriction shall not apply to general advertisements or recruiting efforts not specifically directed at the other Party's employees.</w:t>
      </w:r>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and construed in accordance with the laws of the State of Texas, without regard to its conflicts of law principles.</w:t>
      </w:r>
    </w:p>
    <w:p>
      <w:pPr>
        <w:spacing w:after="100"/>
      </w:pPr>
      <w:r>
        <w:rPr>
          <w:b/>
          <w:bCs/>
          <w:sz w:val="24"/>
          <w:szCs w:val="24"/>
        </w:rPr>
        <w:t xml:space="preserve">13.2 Dispute Resolution. </w:t>
      </w:r>
      <w:r>
        <w:rPr>
          <w:sz w:val="24"/>
          <w:szCs w:val="24"/>
        </w:rPr>
        <w:t xml:space="preserve">Any dispute arising out of or relating to this Agreement shall first be subject to good faith negotiations between the Parties. If the dispute cannot be resolved through negotiation within thirty (30) days, either Party may pursue resolution through the courts of competent jurisdiction in Travis County, Texas.</w:t>
      </w:r>
    </w:p>
    <w:p>
      <w:pPr>
        <w:spacing w:after="100"/>
      </w:pPr>
      <w:r>
        <w:rPr>
          <w:b/>
          <w:bCs/>
          <w:sz w:val="24"/>
          <w:szCs w:val="24"/>
        </w:rPr>
        <w:t xml:space="preserve">13.3 Notices. </w:t>
      </w:r>
      <w:r>
        <w:rPr>
          <w:sz w:val="24"/>
          <w:szCs w:val="24"/>
        </w:rPr>
        <w:t xml:space="preserve">All notices under this Agreement shall be in writing and shall be deemed given when delivered personally, sent by confirmed email, or sent by overnight courier to the addresses set forth above.</w:t>
      </w:r>
    </w:p>
    <w:p>
      <w:pPr>
        <w:spacing w:after="100"/>
      </w:pPr>
      <w:r>
        <w:rPr>
          <w:b/>
          <w:bCs/>
          <w:sz w:val="24"/>
          <w:szCs w:val="24"/>
        </w:rPr>
        <w:t xml:space="preserve">13.4 Assignment. </w:t>
      </w:r>
      <w:r>
        <w:rPr>
          <w:sz w:val="24"/>
          <w:szCs w:val="24"/>
        </w:rPr>
        <w:t xml:space="preserve">Neither Party may assign this Agreement without the prior written consent of the other Party, except that either Party may assign this Agreement to an affiliate or in connection with a merger, acquisition, or sale of substantially all of its assets.</w:t>
      </w:r>
    </w:p>
    <w:p>
      <w:pPr>
        <w:spacing w:after="100"/>
      </w:pPr>
      <w:r>
        <w:rPr>
          <w:b/>
          <w:bCs/>
          <w:sz w:val="24"/>
          <w:szCs w:val="24"/>
        </w:rPr>
        <w:t xml:space="preserve">13.5 Entire Agreement. </w:t>
      </w:r>
      <w:r>
        <w:rPr>
          <w:sz w:val="24"/>
          <w:szCs w:val="24"/>
        </w:rPr>
        <w:t xml:space="preserve">This Agreement, together with any Statements of Work and exhibits attached hereto, constitutes the entire agreement between the Parties with respect to the subject matter hereof and supersedes all prior and contemporaneous agreements, proposals, and communications.</w:t>
      </w:r>
    </w:p>
    <w:p>
      <w:pPr>
        <w:spacing w:after="100"/>
      </w:pPr>
      <w:r>
        <w:rPr>
          <w:b/>
          <w:bCs/>
          <w:sz w:val="24"/>
          <w:szCs w:val="24"/>
        </w:rPr>
        <w:t xml:space="preserve">13.6 Amendment. </w:t>
      </w:r>
      <w:r>
        <w:rPr>
          <w:sz w:val="24"/>
          <w:szCs w:val="24"/>
        </w:rPr>
        <w:t xml:space="preserve">This Agreement may not be amended or modified except by a written instrument signed by both Parties.</w:t>
      </w:r>
    </w:p>
    <w:p>
      <w:pPr>
        <w:spacing w:after="100"/>
      </w:pPr>
      <w:r>
        <w:rPr>
          <w:b/>
          <w:bCs/>
          <w:sz w:val="24"/>
          <w:szCs w:val="24"/>
        </w:rPr>
        <w:t xml:space="preserve">13.7 Waiver. </w:t>
      </w:r>
      <w:r>
        <w:rPr>
          <w:sz w:val="24"/>
          <w:szCs w:val="24"/>
        </w:rPr>
        <w:t xml:space="preserve">No waiver of any provision of this Agreement shall be effective unless in writing and signed by the waiving Party.</w:t>
      </w:r>
    </w:p>
    <w:p>
      <w:pPr>
        <w:spacing w:after="100"/>
      </w:pPr>
      <w:r>
        <w:rPr>
          <w:b/>
          <w:bCs/>
          <w:sz w:val="24"/>
          <w:szCs w:val="24"/>
        </w:rPr>
        <w:t xml:space="preserve">13.8 Severability. </w:t>
      </w:r>
      <w:r>
        <w:rPr>
          <w:sz w:val="24"/>
          <w:szCs w:val="24"/>
        </w:rPr>
        <w:t xml:space="preserve">If any provision of this Agreement is held to be invalid or unenforceable, such provision shall be modified to the minimum extent necessary to make it valid and enforceable, and the remaining provisions shall continue in full force and effect.</w:t>
      </w:r>
    </w:p>
    <w:p>
      <w:pPr>
        <w:spacing w:after="100"/>
      </w:pPr>
      <w:r>
        <w:rPr>
          <w:b/>
          <w:bCs/>
          <w:sz w:val="24"/>
          <w:szCs w:val="24"/>
        </w:rPr>
        <w:t xml:space="preserve">13.9 Counterparts. </w:t>
      </w:r>
      <w:r>
        <w:rPr>
          <w:sz w:val="24"/>
          <w:szCs w:val="24"/>
        </w:rPr>
        <w:t xml:space="preserve">This Agreement may be executed in counterparts, each of which shall be deemed an original and all of which together shall constitute one and the same instrument.</w:t>
      </w:r>
    </w:p>
    <w:p>
      <w:pPr>
        <w:spacing w:after="200"/>
      </w:pPr>
      <w:r>
        <w:rPr>
          <w:b/>
          <w:bCs/>
          <w:sz w:val="24"/>
          <w:szCs w:val="24"/>
        </w:rPr>
        <w:t xml:space="preserve">13.10 Survival. </w:t>
      </w:r>
      <w:r>
        <w:rPr>
          <w:sz w:val="24"/>
          <w:szCs w:val="24"/>
        </w:rPr>
        <w:t xml:space="preserve">The provisions of Articles 5, 6, 9, 10, 12, and 13 shall survive any termination or expiration of this Agreement.</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Consulting Services Agreement as of the Effective Date.</w:t>
      </w:r>
    </w:p>
    <w:p>
      <w:pPr>
        <w:spacing w:before="400" w:after="100"/>
      </w:pPr>
      <w:r>
        <w:rPr>
          <w:b/>
          <w:bCs/>
          <w:sz w:val="24"/>
          <w:szCs w:val="24"/>
        </w:rPr>
        <w:t xml:space="preserve">CONSULTANT:</w:t>
      </w:r>
    </w:p>
    <w:p>
      <w:pPr>
        <w:spacing w:after="100"/>
      </w:pPr>
      <w:r>
        <w:rPr>
          <w:b/>
          <w:bCs/>
          <w:sz w:val="24"/>
          <w:szCs w:val="24"/>
        </w:rPr>
        <w:t xml:space="preserve">Beta Tech Advisors LLC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CLIENT:</w:t>
      </w:r>
    </w:p>
    <w:p>
      <w:pPr>
        <w:spacing w:after="100"/>
      </w:pPr>
      <w:r>
        <w:rPr>
          <w:b/>
          <w:bCs/>
          <w:sz w:val="24"/>
          <w:szCs w:val="24"/>
        </w:rPr>
        <w:t xml:space="preserve">Meridian Enterprises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w:t>
      </w:r>
    </w:p>
    <w:p>
      <w:pPr>
        <w:spacing w:after="400"/>
        <w:jc w:val="center"/>
      </w:pPr>
      <w:r>
        <w:rPr>
          <w:b/>
          <w:bCs/>
          <w:sz w:val="24"/>
          <w:szCs w:val="24"/>
        </w:rPr>
        <w:t xml:space="preserve">STATEMENT OF WORK</w:t>
      </w:r>
    </w:p>
    <w:p>
      <w:pPr>
        <w:spacing w:after="200"/>
      </w:pPr>
      <w:r>
        <w:rPr>
          <w:i/>
          <w:iCs/>
          <w:sz w:val="24"/>
          <w:szCs w:val="24"/>
        </w:rPr>
        <w:t xml:space="preserve">[To be completed for each engagement]</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2025-12-22T15:54:20.919Z</dcterms:created>
  <dcterms:modified xsi:type="dcterms:W3CDTF">2025-12-22T15:54:20.920Z</dcterms:modified>
</cp:coreProperties>
</file>

<file path=docProps/custom.xml><?xml version="1.0" encoding="utf-8"?>
<Properties xmlns="http://schemas.openxmlformats.org/officeDocument/2006/custom-properties" xmlns:vt="http://schemas.openxmlformats.org/officeDocument/2006/docPropsVTypes"/>
</file>