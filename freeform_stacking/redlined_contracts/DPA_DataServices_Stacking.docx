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2"/>
          <w:szCs w:val="32"/>
        </w:rPr>
        <w:t xml:space="preserve">DATA PROCESSING AGREEMENT</w:t>
      </w:r>
    </w:p>
    <w:p>
      <w:pPr>
        <w:spacing w:after="400"/>
        <w:jc w:val="center"/>
      </w:pPr>
      <w:r>
        <w:rPr>
          <w:sz w:val="22"/>
          <w:szCs w:val="22"/>
        </w:rPr>
        <w:t xml:space="preserve">Contract No. DPA-2025-203</w:t>
      </w:r>
    </w:p>
    <w:p>
      <w:pPr>
        <w:spacing w:after="200"/>
      </w:pPr>
      <w:r>
        <w:rPr>
          <w:sz w:val="24"/>
          <w:szCs w:val="24"/>
        </w:rPr>
        <w:t xml:space="preserve">This Data Processing Agreement (this "Agreement" or "DPA") is entered into as of _________________, 2025 (the "Effective Date"), by and between:</w:t>
      </w:r>
    </w:p>
    <w:p>
      <w:pPr>
        <w:spacing w:after="100"/>
      </w:pPr>
      <w:r>
        <w:rPr>
          <w:b/>
          <w:bCs/>
          <w:sz w:val="24"/>
          <w:szCs w:val="24"/>
        </w:rPr>
        <w:t xml:space="preserve">SecureData Services Ltd.</w:t>
      </w:r>
      <w:r>
        <w:rPr>
          <w:sz w:val="24"/>
          <w:szCs w:val="24"/>
        </w:rPr>
        <w:t xml:space="preserve">, a company incorporated in England and Wales with its registered office at 25 Old Broad Street, London EC2N 1HN, United Kingdom (the "Processor"); and</w:t>
      </w:r>
    </w:p>
    <w:p>
      <w:pPr>
        <w:spacing w:after="200"/>
      </w:pPr>
      <w:r>
        <w:rPr>
          <w:b/>
          <w:bCs/>
          <w:sz w:val="24"/>
          <w:szCs w:val="24"/>
        </w:rPr>
        <w:t xml:space="preserve">___________________________</w:t>
      </w:r>
      <w:r>
        <w:rPr>
          <w:sz w:val="24"/>
          <w:szCs w:val="24"/>
        </w:rPr>
        <w:t xml:space="preserve">, a _________________ with its principal place of business at _________________________________ (the "Controller").</w:t>
      </w:r>
    </w:p>
    <w:p>
      <w:pPr>
        <w:pStyle w:val="Heading1"/>
      </w:pPr>
      <w:r>
        <w:t xml:space="preserve">RECITALS</w:t>
      </w:r>
    </w:p>
    <w:p>
      <w:pPr>
        <w:spacing w:after="100"/>
      </w:pPr>
      <w:r>
        <w:rPr>
          <w:b/>
          <w:bCs/>
          <w:sz w:val="24"/>
          <w:szCs w:val="24"/>
        </w:rPr>
        <w:t xml:space="preserve">WHEREAS, </w:t>
      </w:r>
      <w:r>
        <w:rPr>
          <w:sz w:val="24"/>
          <w:szCs w:val="24"/>
        </w:rPr>
        <w:t xml:space="preserve">Controller and Processor have entered into an agreement for the provision of data processing and related services (the "Principal Agreement"); and</w:t>
      </w:r>
    </w:p>
    <w:p>
      <w:pPr>
        <w:spacing w:after="100"/>
      </w:pPr>
      <w:r>
        <w:rPr>
          <w:b/>
          <w:bCs/>
          <w:sz w:val="24"/>
          <w:szCs w:val="24"/>
        </w:rPr>
        <w:t xml:space="preserve">WHEREAS, </w:t>
      </w:r>
      <w:r>
        <w:rPr>
          <w:sz w:val="24"/>
          <w:szCs w:val="24"/>
        </w:rPr>
        <w:t xml:space="preserve">the performance of the Principal Agreement requires Processor to process Personal Data on behalf of Controller; and</w:t>
      </w:r>
    </w:p>
    <w:p>
      <w:pPr>
        <w:spacing w:after="100"/>
      </w:pPr>
      <w:r>
        <w:rPr>
          <w:b/>
          <w:bCs/>
          <w:sz w:val="24"/>
          <w:szCs w:val="24"/>
        </w:rPr>
        <w:t xml:space="preserve">WHEREAS, </w:t>
      </w:r>
      <w:r>
        <w:rPr>
          <w:sz w:val="24"/>
          <w:szCs w:val="24"/>
        </w:rPr>
        <w:t xml:space="preserve">the Parties wish to ensure compliance with applicable Data Protection Laws.</w:t>
      </w:r>
    </w:p>
    <w:p>
      <w:pPr>
        <w:spacing w:after="200"/>
      </w:pPr>
      <w:r>
        <w:rPr>
          <w:b/>
          <w:bCs/>
          <w:sz w:val="24"/>
          <w:szCs w:val="24"/>
        </w:rPr>
        <w:t xml:space="preserve">NOW, THEREFORE, </w:t>
      </w:r>
      <w:r>
        <w:rPr>
          <w:sz w:val="24"/>
          <w:szCs w:val="24"/>
        </w:rPr>
        <w:t xml:space="preserve">in consideration of the mutual covenants set forth herein, the Parties agree as follows:</w:t>
      </w:r>
    </w:p>
    <w:p>
      <w:pPr>
        <w:pStyle w:val="Heading1"/>
      </w:pPr>
      <w:r>
        <w:t xml:space="preserve">ARTICLE 1 - DEFINITIONS</w:t>
      </w:r>
    </w:p>
    <w:p>
      <w:pPr>
        <w:spacing w:after="100"/>
      </w:pPr>
      <w:r>
        <w:rPr>
          <w:b/>
          <w:bCs/>
          <w:sz w:val="24"/>
          <w:szCs w:val="24"/>
        </w:rPr>
        <w:t xml:space="preserve">1.1 "Data Protection Laws" </w:t>
      </w:r>
      <w:r>
        <w:rPr>
          <w:sz w:val="24"/>
          <w:szCs w:val="24"/>
        </w:rPr>
        <w:t xml:space="preserve">means the UK GDPR, the Data Protection Act 2018, and any other applicable data protection legislation.</w:t>
      </w:r>
    </w:p>
    <w:p>
      <w:pPr>
        <w:spacing w:after="100"/>
      </w:pPr>
      <w:r>
        <w:rPr>
          <w:b/>
          <w:bCs/>
          <w:sz w:val="24"/>
          <w:szCs w:val="24"/>
        </w:rPr>
        <w:t xml:space="preserve">1.2 "Data Subject" </w:t>
      </w:r>
      <w:r>
        <w:rPr>
          <w:sz w:val="24"/>
          <w:szCs w:val="24"/>
        </w:rPr>
        <w:t xml:space="preserve">means an identified or identifiable natural person whose Personal Data is processed.</w:t>
      </w:r>
    </w:p>
    <w:p>
      <w:pPr>
        <w:spacing w:after="100"/>
      </w:pPr>
      <w:r>
        <w:rPr>
          <w:b/>
          <w:bCs/>
          <w:sz w:val="24"/>
          <w:szCs w:val="24"/>
        </w:rPr>
        <w:t xml:space="preserve">1.3 "Personal Data" </w:t>
      </w:r>
      <w:r>
        <w:rPr>
          <w:sz w:val="24"/>
          <w:szCs w:val="24"/>
        </w:rPr>
        <w:t xml:space="preserve">means any information relating to an identified or identifiable natural person processed by Processor on behalf of Controller.</w:t>
      </w:r>
    </w:p>
    <w:p>
      <w:pPr>
        <w:spacing w:after="100"/>
      </w:pPr>
      <w:r>
        <w:rPr>
          <w:b/>
          <w:bCs/>
          <w:sz w:val="24"/>
          <w:szCs w:val="24"/>
        </w:rPr>
        <w:t xml:space="preserve">1.4 "Personal Data Breach" </w:t>
      </w:r>
      <w:r>
        <w:rPr>
          <w:sz w:val="24"/>
          <w:szCs w:val="24"/>
        </w:rPr>
        <w:t xml:space="preserve">means any breach of security leading to the accidental or unlawful destruction, loss, alteration, unauthorised disclosure of, or access to, Personal Data.</w:t>
      </w:r>
    </w:p>
    <w:p>
      <w:pPr>
        <w:spacing w:after="100"/>
      </w:pPr>
      <w:r>
        <w:rPr>
          <w:b/>
          <w:bCs/>
          <w:sz w:val="24"/>
          <w:szCs w:val="24"/>
        </w:rPr>
        <w:t xml:space="preserve">1.5 "Processing" </w:t>
      </w:r>
      <w:r>
        <w:rPr>
          <w:sz w:val="24"/>
          <w:szCs w:val="24"/>
        </w:rPr>
        <w:t xml:space="preserve">means any operation performed on Personal Data, including collection, recording, storage, retrieval, use, disclosure, and erasure.</w:t>
      </w:r>
    </w:p>
    <w:p>
      <w:pPr>
        <w:spacing w:after="200"/>
      </w:pPr>
      <w:r>
        <w:rPr>
          <w:b/>
          <w:bCs/>
          <w:sz w:val="24"/>
          <w:szCs w:val="24"/>
        </w:rPr>
        <w:t xml:space="preserve">1.6 "Sub-processor" </w:t>
      </w:r>
      <w:r>
        <w:rPr>
          <w:sz w:val="24"/>
          <w:szCs w:val="24"/>
        </w:rPr>
        <w:t xml:space="preserve">means any third party engaged by Processor to process Personal Data on behalf of Controller.</w:t>
      </w:r>
    </w:p>
    <w:p>
      <w:pPr>
        <w:pStyle w:val="Heading1"/>
      </w:pPr>
      <w:r>
        <w:t xml:space="preserve">ARTICLE 2 - SCOPE AND PURPOSE</w:t>
      </w:r>
    </w:p>
    <w:p>
      <w:pPr>
        <w:spacing w:after="100"/>
      </w:pPr>
      <w:r>
        <w:rPr>
          <w:b/>
          <w:bCs/>
          <w:sz w:val="24"/>
          <w:szCs w:val="24"/>
        </w:rPr>
        <w:t xml:space="preserve">2.1 Scope. </w:t>
      </w:r>
      <w:r>
        <w:rPr>
          <w:sz w:val="24"/>
          <w:szCs w:val="24"/>
        </w:rPr>
        <w:t xml:space="preserve">This DPA applies to all Processing of Personal Data by Processor on behalf of Controller in connection with the Principal Agreement.</w:t>
      </w:r>
    </w:p>
    <w:p>
      <w:pPr>
        <w:spacing w:after="100"/>
      </w:pPr>
      <w:r>
        <w:rPr>
          <w:b/>
          <w:bCs/>
          <w:sz w:val="24"/>
          <w:szCs w:val="24"/>
        </w:rPr>
        <w:t xml:space="preserve">2.2 Processing Details. </w:t>
      </w:r>
      <w:r>
        <w:rPr>
          <w:sz w:val="24"/>
          <w:szCs w:val="24"/>
        </w:rPr>
        <w:t xml:space="preserve">The subject matter, duration, nature, and purpose of Processing, the types of Personal Data, and categories of Data Subjects are described in Exhibit A.</w:t>
      </w:r>
    </w:p>
    <w:p>
      <w:pPr>
        <w:spacing w:after="200"/>
      </w:pPr>
      <w:r>
        <w:rPr>
          <w:b/>
          <w:bCs/>
          <w:sz w:val="24"/>
          <w:szCs w:val="24"/>
        </w:rPr>
        <w:t xml:space="preserve">2.3 Controller Instructions. </w:t>
      </w:r>
      <w:r>
        <w:rPr>
          <w:sz w:val="24"/>
          <w:szCs w:val="24"/>
        </w:rPr>
        <w:t xml:space="preserve">Processor shall process Personal Data only on documented instructions from Controller, unless required by law.</w:t>
      </w:r>
    </w:p>
    <w:p>
      <w:pPr>
        <w:pStyle w:val="Heading1"/>
      </w:pPr>
      <w:r>
        <w:t xml:space="preserve">ARTICLE 3 - PROCESSOR OBLIGATIONS</w:t>
      </w:r>
    </w:p>
    <w:p>
      <w:pPr>
        <w:spacing w:after="100"/>
      </w:pPr>
      <w:r>
        <w:rPr>
          <w:b/>
          <w:bCs/>
          <w:sz w:val="24"/>
          <w:szCs w:val="24"/>
        </w:rPr>
        <w:t xml:space="preserve">3.1 Compliance. </w:t>
      </w:r>
      <w:r>
        <w:rPr>
          <w:sz w:val="24"/>
          <w:szCs w:val="24"/>
        </w:rPr>
        <w:t xml:space="preserve">Processor shall comply with all applicable Data Protection Laws in Processing Personal Data.</w:t>
      </w:r>
    </w:p>
    <w:p>
      <w:pPr>
        <w:spacing w:after="100"/>
      </w:pPr>
      <w:r>
        <w:rPr>
          <w:b/>
          <w:bCs/>
          <w:sz w:val="24"/>
          <w:szCs w:val="24"/>
        </w:rPr>
        <w:t xml:space="preserve">3.2 Confidentiality. </w:t>
      </w:r>
      <w:r>
        <w:rPr>
          <w:sz w:val="24"/>
          <w:szCs w:val="24"/>
        </w:rPr>
        <w:t xml:space="preserve">Processor shall ensure that all personnel authorised to process Personal Data have committed to confidentiality or are under an appropriate statutory obligation.</w:t>
      </w:r>
    </w:p>
    <w:p>
      <w:pPr>
        <w:spacing w:after="100"/>
      </w:pPr>
      <w:r>
        <w:rPr>
          <w:b/>
          <w:bCs/>
          <w:sz w:val="24"/>
          <w:szCs w:val="24"/>
        </w:rPr>
        <w:t xml:space="preserve">3.3 Assistance. </w:t>
      </w:r>
      <w:r>
        <w:rPr>
          <w:sz w:val="24"/>
          <w:szCs w:val="24"/>
        </w:rPr>
        <w:t xml:space="preserve">Processor shall assist Controller in responding to Data Subject requests and in ensuring compliance with Controller's obligations regarding security, breach notification, and impact assessments.</w:t>
      </w:r>
    </w:p>
    <w:p>
      <w:pPr>
        <w:spacing w:after="200"/>
      </w:pPr>
      <w:r>
        <w:rPr>
          <w:b/>
          <w:bCs/>
          <w:sz w:val="24"/>
          <w:szCs w:val="24"/>
        </w:rPr>
        <w:t xml:space="preserve">3.4 Deletion. </w:t>
      </w:r>
      <w:r>
        <w:rPr>
          <w:sz w:val="24"/>
          <w:szCs w:val="24"/>
        </w:rPr>
        <w:t xml:space="preserve">Upon termination of the Principal Agreement, Processor shall delete or return all Personal Data to Controller, at Controller's option, unless retention is required by law.</w:t>
      </w:r>
    </w:p>
    <w:p>
      <w:pPr>
        <w:pStyle w:val="Heading1"/>
      </w:pPr>
      <w:r>
        <w:t xml:space="preserve">ARTICLE 4 - SUB-PROCESSORS</w:t>
      </w:r>
    </w:p>
    <w:p>
      <w:pPr>
        <w:spacing w:after="100"/>
      </w:pPr>
      <w:r>
        <w:rPr>
          <w:b/>
          <w:bCs/>
          <w:sz w:val="24"/>
          <w:szCs w:val="24"/>
        </w:rPr>
        <w:t xml:space="preserve">4.1 General Authorisation. </w:t>
      </w:r>
      <w:del w:id="1" w:author="SecureData Services Ltd." w:date="2026-01-20T10:00:00Z">
        <w:r>
          <w:rPr>
            <w:sz w:val="24"/>
            <w:szCs w:val="24"/>
          </w:rPr>
          <w:delText xml:space="preserve">Controller hereby provides general written authorisation for Processor to engage Sub-processors. Processor shall notify Controller of any intended changes to Sub-processors at least thirty (30) days prior to such changes. Controller may object to such changes by providing written notice to Processor within the notice period.</w:delText>
        </w:r>
      </w:del>
      <w:ins w:id="2" w:author="SecureData Services Ltd." w:date="2026-01-20T10:00:00Z">
        <w:r>
          <w:rPr>
            <w:sz w:val="24"/>
            <w:szCs w:val="24"/>
          </w:rPr>
          <w:t xml:space="preserve">Controller hereby provides general written authorisation for Processor to engage Sub-processors for the Processing of Personal Data. Processor shall maintain an up-to-date list of Sub-processors available upon Controller’s request.</w:t>
        </w:r>
      </w:ins>
    </w:p>
    <w:p>
      <w:pPr>
        <w:spacing w:after="100"/>
      </w:pPr>
      <w:r>
        <w:rPr>
          <w:b/>
          <w:bCs/>
          <w:sz w:val="24"/>
          <w:szCs w:val="24"/>
        </w:rPr>
        <w:t xml:space="preserve">4.2 Sub-processor Obligations. </w:t>
      </w:r>
      <w:r>
        <w:rPr>
          <w:sz w:val="24"/>
          <w:szCs w:val="24"/>
        </w:rPr>
        <w:t xml:space="preserve">Processor shall ensure that Sub-processors are bound by written agreements imposing data protection obligations equivalent to those in this DPA.</w:t>
      </w:r>
    </w:p>
    <w:p>
      <w:pPr>
        <w:spacing w:after="200"/>
      </w:pPr>
      <w:r>
        <w:rPr>
          <w:b/>
          <w:bCs/>
          <w:sz w:val="24"/>
          <w:szCs w:val="24"/>
        </w:rPr>
        <w:t xml:space="preserve">4.3 Liability. </w:t>
      </w:r>
      <w:r>
        <w:rPr>
          <w:sz w:val="24"/>
          <w:szCs w:val="24"/>
        </w:rPr>
        <w:t xml:space="preserve">Processor shall remain fully liable to Controller for the performance of Sub-processors' obligations.</w:t>
      </w:r>
    </w:p>
    <w:p>
      <w:pPr>
        <w:pStyle w:val="Heading1"/>
      </w:pPr>
      <w:r>
        <w:t xml:space="preserve">ARTICLE 5 - SECURITY MEASURES</w:t>
      </w:r>
    </w:p>
    <w:p>
      <w:pPr>
        <w:spacing w:after="100"/>
      </w:pPr>
      <w:r>
        <w:rPr>
          <w:b/>
          <w:bCs/>
          <w:sz w:val="24"/>
          <w:szCs w:val="24"/>
        </w:rPr>
        <w:t xml:space="preserve">5.1 Technical and Organisational Measures. </w:t>
      </w:r>
      <w:r>
        <w:rPr>
          <w:sz w:val="24"/>
          <w:szCs w:val="24"/>
        </w:rPr>
        <w:t xml:space="preserve">Processor shall implement appropriate technical and organisational measures to ensure a level of security appropriate to the risk, including encryption, pseudonymisation, access controls, and regular security testing.</w:t>
      </w:r>
    </w:p>
    <w:p>
      <w:pPr>
        <w:spacing w:after="200"/>
      </w:pPr>
      <w:r>
        <w:rPr>
          <w:b/>
          <w:bCs/>
          <w:sz w:val="24"/>
          <w:szCs w:val="24"/>
        </w:rPr>
        <w:t xml:space="preserve">5.2 Security Standards. </w:t>
      </w:r>
      <w:r>
        <w:rPr>
          <w:sz w:val="24"/>
          <w:szCs w:val="24"/>
        </w:rPr>
        <w:t xml:space="preserve">Processor shall maintain ISO 27001 certification or equivalent security standards throughout the term of this Agreement.</w:t>
      </w:r>
    </w:p>
    <w:p>
      <w:pPr>
        <w:pStyle w:val="Heading1"/>
      </w:pPr>
      <w:r>
        <w:t xml:space="preserve">ARTICLE 6 - INTERNATIONAL DATA TRANSFERS</w:t>
      </w:r>
    </w:p>
    <w:p>
      <w:pPr>
        <w:spacing w:after="100"/>
      </w:pPr>
      <w:r>
        <w:rPr>
          <w:b/>
          <w:bCs/>
          <w:sz w:val="24"/>
          <w:szCs w:val="24"/>
        </w:rPr>
        <w:t xml:space="preserve">6.1 Transfer Restrictions. </w:t>
      </w:r>
      <w:r>
        <w:rPr>
          <w:sz w:val="24"/>
          <w:szCs w:val="24"/>
        </w:rPr>
        <w:t xml:space="preserve">Processor shall not transfer Personal Data to countries outside the UK or EEA unless appropriate safeguards are in place as required by Data Protection Laws.</w:t>
      </w:r>
    </w:p>
    <w:p>
      <w:pPr>
        <w:spacing w:after="200"/>
      </w:pPr>
      <w:r>
        <w:rPr>
          <w:b/>
          <w:bCs/>
          <w:sz w:val="24"/>
          <w:szCs w:val="24"/>
        </w:rPr>
        <w:t xml:space="preserve">6.2 Transfer Mechanisms. </w:t>
      </w:r>
      <w:r>
        <w:rPr>
          <w:sz w:val="24"/>
          <w:szCs w:val="24"/>
        </w:rPr>
        <w:t xml:space="preserve">Where transfers are necessary, Processor shall ensure compliance through Standard Contractual Clauses, adequacy decisions, or other lawful mechanisms.</w:t>
      </w:r>
    </w:p>
    <w:p>
      <w:pPr>
        <w:pStyle w:val="Heading1"/>
      </w:pPr>
      <w:r>
        <w:t xml:space="preserve">ARTICLE 7 - AUDIT RIGHTS</w:t>
      </w:r>
    </w:p>
    <w:p>
      <w:pPr>
        <w:spacing w:after="100"/>
      </w:pPr>
      <w:r>
        <w:rPr>
          <w:b/>
          <w:bCs/>
          <w:sz w:val="24"/>
          <w:szCs w:val="24"/>
        </w:rPr>
        <w:t xml:space="preserve">7.1 Audit. </w:t>
      </w:r>
      <w:r>
        <w:rPr>
          <w:sz w:val="24"/>
          <w:szCs w:val="24"/>
        </w:rPr>
        <w:t xml:space="preserve">Processor shall make available to Controller all information necessary to demonstrate compliance with this DPA and allow for and contribute to audits conducted by Controller or an auditor mandated by Controller.</w:t>
      </w:r>
    </w:p>
    <w:p>
      <w:pPr>
        <w:spacing w:after="200"/>
      </w:pPr>
      <w:r>
        <w:rPr>
          <w:b/>
          <w:bCs/>
          <w:sz w:val="24"/>
          <w:szCs w:val="24"/>
        </w:rPr>
        <w:t xml:space="preserve">7.2 Audit Procedures. </w:t>
      </w:r>
      <w:del w:id="3" w:author="SecureData Services Ltd." w:date="2026-01-20T10:15:00Z">
        <w:r>
          <w:rPr>
            <w:sz w:val="24"/>
            <w:szCs w:val="24"/>
          </w:rPr>
          <w:delText xml:space="preserve">Audits shall be conducted with reasonable notice during normal business hours, no more than once per year, and at Controller's expense.</w:delText>
        </w:r>
      </w:del>
      <w:ins w:id="4" w:author="SecureData Services Ltd." w:date="2026-01-20T10:15:00Z">
        <w:r>
          <w:rPr>
            <w:sz w:val="24"/>
            <w:szCs w:val="24"/>
          </w:rPr>
          <w:t xml:space="preserve">Audits shall be conducted with no less than sixty (60) days’ prior written notice during normal business hours, no more than once every two (2) years, and at Controller’s sole expense. Controller shall provide Processor with the audit scope and methodology for approval prior to any audit. Processor may satisfy audit requirements by providing a SOC 2 Type II report in lieu of on-site audit.</w:t>
        </w:r>
      </w:ins>
    </w:p>
    <w:p>
      <w:pPr>
        <w:pStyle w:val="Heading1"/>
      </w:pPr>
      <w:r>
        <w:t xml:space="preserve">ARTICLE 8 - PERSONAL DATA BREACH</w:t>
      </w:r>
    </w:p>
    <w:p>
      <w:pPr>
        <w:spacing w:after="100"/>
      </w:pPr>
      <w:r>
        <w:rPr>
          <w:b/>
          <w:bCs/>
          <w:sz w:val="24"/>
          <w:szCs w:val="24"/>
        </w:rPr>
        <w:t xml:space="preserve">8.1 Notification. </w:t>
      </w:r>
      <w:del w:id="5" w:author="SecureData Services Ltd." w:date="2026-01-20T10:30:00Z">
        <w:r>
          <w:rPr>
            <w:sz w:val="24"/>
            <w:szCs w:val="24"/>
          </w:rPr>
          <w:delText xml:space="preserve">Processor shall notify Controller of any Personal Data Breach without undue delay and in any event within seventy-two (72) hours of becoming aware of such breach.</w:delText>
        </w:r>
      </w:del>
      <w:ins w:id="6" w:author="SecureData Services Ltd." w:date="2026-01-20T10:30:00Z">
        <w:r>
          <w:rPr>
            <w:sz w:val="24"/>
            <w:szCs w:val="24"/>
          </w:rPr>
          <w:t xml:space="preserve">Processor shall notify Controller of any Personal Data Breach without undue delay and in any event within five (5) business days of confirming such breach. Notification shall be limited to information Processor determines is necessary.</w:t>
        </w:r>
      </w:ins>
    </w:p>
    <w:p>
      <w:pPr>
        <w:spacing w:after="100"/>
      </w:pPr>
      <w:r>
        <w:rPr>
          <w:b/>
          <w:bCs/>
          <w:sz w:val="24"/>
          <w:szCs w:val="24"/>
        </w:rPr>
        <w:t xml:space="preserve">8.2 Notification Contents. </w:t>
      </w:r>
      <w:r>
        <w:rPr>
          <w:sz w:val="24"/>
          <w:szCs w:val="24"/>
        </w:rPr>
        <w:t xml:space="preserve">The notification shall include: (a) description of the nature of the breach; (b) categories and approximate number of Data Subjects affected; (c) likely consequences; and (d) measures taken or proposed to address the breach.</w:t>
      </w:r>
    </w:p>
    <w:p>
      <w:pPr>
        <w:spacing w:after="200"/>
      </w:pPr>
      <w:r>
        <w:rPr>
          <w:b/>
          <w:bCs/>
          <w:sz w:val="24"/>
          <w:szCs w:val="24"/>
        </w:rPr>
        <w:t xml:space="preserve">8.3 Cooperation. </w:t>
      </w:r>
      <w:r>
        <w:rPr>
          <w:sz w:val="24"/>
          <w:szCs w:val="24"/>
        </w:rPr>
        <w:t xml:space="preserve">Processor shall cooperate with Controller in investigating and remediating any Personal Data Breach and in meeting any notification obligations to supervisory authorities or Data Subjects.</w:t>
      </w:r>
    </w:p>
    <w:p>
      <w:pPr>
        <w:pStyle w:val="Heading1"/>
      </w:pPr>
      <w:r>
        <w:t xml:space="preserve">ARTICLE 9 - LIABILITY</w:t>
      </w:r>
    </w:p>
    <w:p>
      <w:pPr>
        <w:spacing w:after="100"/>
      </w:pPr>
      <w:r>
        <w:rPr>
          <w:b/>
          <w:bCs/>
          <w:sz w:val="24"/>
          <w:szCs w:val="24"/>
        </w:rPr>
        <w:t xml:space="preserve">9.1 Allocation of Liability. </w:t>
      </w:r>
      <w:r>
        <w:rPr>
          <w:sz w:val="24"/>
          <w:szCs w:val="24"/>
        </w:rPr>
        <w:t xml:space="preserve">Each Party shall be liable for damages caused by Processing that infringes Data Protection Laws, in accordance with applicable law.</w:t>
      </w:r>
    </w:p>
    <w:p>
      <w:pPr>
        <w:spacing w:after="200"/>
      </w:pPr>
      <w:r>
        <w:rPr>
          <w:b/>
          <w:bCs/>
          <w:sz w:val="24"/>
          <w:szCs w:val="24"/>
        </w:rPr>
        <w:t xml:space="preserve">9.2 Indemnification. </w:t>
      </w:r>
      <w:del w:id="7" w:author="SecureData Services Ltd." w:date="2026-01-20T10:45:00Z">
        <w:r>
          <w:rPr>
            <w:sz w:val="24"/>
            <w:szCs w:val="24"/>
          </w:rPr>
          <w:delText xml:space="preserve">Processor shall indemnify Controller against any claims, damages, or regulatory fines arising from Processor's breach of this DPA or Data Protection Laws.</w:delText>
        </w:r>
      </w:del>
      <w:ins w:id="8" w:author="SecureData Services Ltd." w:date="2026-01-20T10:45:00Z">
        <w:r>
          <w:rPr>
            <w:sz w:val="24"/>
            <w:szCs w:val="24"/>
          </w:rPr>
          <w:t xml:space="preserve">Processor shall indemnify Controller against direct damages arising from Processor’s gross negligence or wilful misconduct in breach of this DPA, excluding any regulatory fines, penalties, or administrative sanctions.</w:t>
        </w:r>
      </w:ins>
    </w:p>
    <w:p>
      <w:pPr>
        <w:pStyle w:val="Heading1"/>
      </w:pPr>
      <w:r>
        <w:t xml:space="preserve">ARTICLE 10 - TERM AND TERMINATION</w:t>
      </w:r>
    </w:p>
    <w:p>
      <w:pPr>
        <w:spacing w:after="100"/>
      </w:pPr>
      <w:r>
        <w:rPr>
          <w:b/>
          <w:bCs/>
          <w:sz w:val="24"/>
          <w:szCs w:val="24"/>
        </w:rPr>
        <w:t xml:space="preserve">10.1 Term. </w:t>
      </w:r>
      <w:r>
        <w:rPr>
          <w:sz w:val="24"/>
          <w:szCs w:val="24"/>
        </w:rPr>
        <w:t xml:space="preserve">This DPA shall remain in effect for the duration of the Principal Agreement and for as long as Processor processes Personal Data on behalf of Controller.</w:t>
      </w:r>
    </w:p>
    <w:p>
      <w:pPr>
        <w:spacing w:after="200"/>
      </w:pPr>
      <w:r>
        <w:rPr>
          <w:b/>
          <w:bCs/>
          <w:sz w:val="24"/>
          <w:szCs w:val="24"/>
        </w:rPr>
        <w:t xml:space="preserve">10.2 Survival. </w:t>
      </w:r>
      <w:r>
        <w:rPr>
          <w:sz w:val="24"/>
          <w:szCs w:val="24"/>
        </w:rPr>
        <w:t xml:space="preserve">The provisions of this DPA relating to confidentiality, liability, and data deletion shall survive termination.</w:t>
      </w:r>
    </w:p>
    <w:p>
      <w:pPr>
        <w:pStyle w:val="Heading1"/>
      </w:pPr>
      <w:r>
        <w:t xml:space="preserve">ARTICLE 11 - GENERAL PROVISIONS</w:t>
      </w:r>
    </w:p>
    <w:p>
      <w:pPr>
        <w:spacing w:after="100"/>
      </w:pPr>
      <w:r>
        <w:rPr>
          <w:b/>
          <w:bCs/>
          <w:sz w:val="24"/>
          <w:szCs w:val="24"/>
        </w:rPr>
        <w:t xml:space="preserve">11.1 Governing Law. </w:t>
      </w:r>
      <w:r>
        <w:rPr>
          <w:sz w:val="24"/>
          <w:szCs w:val="24"/>
        </w:rPr>
        <w:t xml:space="preserve">This DPA shall be governed by the laws of England and Wales.</w:t>
      </w:r>
    </w:p>
    <w:p>
      <w:pPr>
        <w:spacing w:after="100"/>
      </w:pPr>
      <w:r>
        <w:rPr>
          <w:b/>
          <w:bCs/>
          <w:sz w:val="24"/>
          <w:szCs w:val="24"/>
        </w:rPr>
        <w:t xml:space="preserve">11.2 Conflict. </w:t>
      </w:r>
      <w:r>
        <w:rPr>
          <w:sz w:val="24"/>
          <w:szCs w:val="24"/>
        </w:rPr>
        <w:t xml:space="preserve">In the event of conflict between this DPA and the Principal Agreement, the provisions of this DPA shall prevail with respect to data protection matters.</w:t>
      </w:r>
    </w:p>
    <w:p>
      <w:pPr>
        <w:spacing w:after="100"/>
      </w:pPr>
      <w:r>
        <w:rPr>
          <w:b/>
          <w:bCs/>
          <w:sz w:val="24"/>
          <w:szCs w:val="24"/>
        </w:rPr>
        <w:t xml:space="preserve">11.3 Amendment. </w:t>
      </w:r>
      <w:r>
        <w:rPr>
          <w:sz w:val="24"/>
          <w:szCs w:val="24"/>
        </w:rPr>
        <w:t xml:space="preserve">This DPA may only be amended in writing signed by both Parties.</w:t>
      </w:r>
    </w:p>
    <w:p>
      <w:pPr>
        <w:spacing w:after="200"/>
      </w:pPr>
      <w:r>
        <w:rPr>
          <w:b/>
          <w:bCs/>
          <w:sz w:val="24"/>
          <w:szCs w:val="24"/>
        </w:rPr>
        <w:t xml:space="preserve">11.4 Entire Agreement. </w:t>
      </w:r>
      <w:r>
        <w:rPr>
          <w:sz w:val="24"/>
          <w:szCs w:val="24"/>
        </w:rPr>
        <w:t xml:space="preserve">This DPA, together with the Principal Agreement, constitutes the entire agreement between the Parties regarding data processing.</w:t>
      </w:r>
    </w:p>
    <w:p>
      <w:r>
        <w:br w:type="page"/>
      </w:r>
    </w:p>
    <w:p>
      <w:pPr>
        <w:spacing w:after="400"/>
        <w:jc w:val="center"/>
      </w:pPr>
      <w:r>
        <w:rPr>
          <w:b/>
          <w:bCs/>
          <w:sz w:val="28"/>
          <w:szCs w:val="28"/>
        </w:rPr>
        <w:t xml:space="preserve">SIGNATURE PAGE</w:t>
      </w:r>
    </w:p>
    <w:p>
      <w:pPr>
        <w:spacing w:after="200"/>
      </w:pPr>
      <w:r>
        <w:rPr>
          <w:sz w:val="24"/>
          <w:szCs w:val="24"/>
        </w:rPr>
        <w:t xml:space="preserve">IN WITNESS WHEREOF, the Parties have executed this Data Processing Agreement as of the Effective Date.</w:t>
      </w:r>
    </w:p>
    <w:p>
      <w:pPr>
        <w:spacing w:before="400" w:after="100"/>
      </w:pPr>
      <w:r>
        <w:rPr>
          <w:b/>
          <w:bCs/>
          <w:sz w:val="24"/>
          <w:szCs w:val="24"/>
        </w:rPr>
        <w:t xml:space="preserve">PROCESSOR:</w:t>
      </w:r>
    </w:p>
    <w:p>
      <w:pPr>
        <w:spacing w:after="100"/>
      </w:pPr>
      <w:r>
        <w:rPr>
          <w:b/>
          <w:bCs/>
          <w:sz w:val="24"/>
          <w:szCs w:val="24"/>
        </w:rPr>
        <w:t xml:space="preserve">SecureData Services Ltd.</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pPr>
        <w:spacing w:before="400" w:after="100"/>
      </w:pPr>
      <w:r>
        <w:rPr>
          <w:b/>
          <w:bCs/>
          <w:sz w:val="24"/>
          <w:szCs w:val="24"/>
        </w:rPr>
        <w:t xml:space="preserve">CONTROLLER:</w:t>
      </w:r>
    </w:p>
    <w:p>
      <w:pPr>
        <w:spacing w:after="100"/>
      </w:pPr>
      <w:r>
        <w:rPr>
          <w:b/>
          <w:bCs/>
          <w:sz w:val="24"/>
          <w:szCs w:val="24"/>
        </w:rPr>
        <w:t xml:space="preserve">_________________________________</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r>
        <w:br w:type="page"/>
      </w:r>
    </w:p>
    <w:p>
      <w:pPr>
        <w:spacing w:after="400"/>
        <w:jc w:val="center"/>
      </w:pPr>
      <w:r>
        <w:rPr>
          <w:b/>
          <w:bCs/>
          <w:sz w:val="28"/>
          <w:szCs w:val="28"/>
        </w:rPr>
        <w:t xml:space="preserve">EXHIBIT A - PROCESSING DETAILS</w:t>
      </w:r>
    </w:p>
    <w:p>
      <w:pPr>
        <w:spacing w:after="200"/>
      </w:pPr>
      <w:r>
        <w:rPr>
          <w:b/>
          <w:bCs/>
          <w:sz w:val="24"/>
          <w:szCs w:val="24"/>
        </w:rPr>
        <w:t xml:space="preserve">Subject Matter of Processing:</w:t>
      </w:r>
    </w:p>
    <w:p>
      <w:pPr>
        <w:spacing w:after="200"/>
      </w:pPr>
      <w:r>
        <w:rPr>
          <w:i/>
          <w:iCs/>
          <w:sz w:val="24"/>
          <w:szCs w:val="24"/>
        </w:rPr>
        <w:t xml:space="preserve">[Description of the services requiring data processing]</w:t>
      </w:r>
    </w:p>
    <w:p>
      <w:pPr>
        <w:spacing w:after="200"/>
      </w:pPr>
      <w:r>
        <w:rPr>
          <w:b/>
          <w:bCs/>
          <w:sz w:val="24"/>
          <w:szCs w:val="24"/>
        </w:rPr>
        <w:t xml:space="preserve">Duration of Processing:</w:t>
      </w:r>
    </w:p>
    <w:p>
      <w:pPr>
        <w:spacing w:after="200"/>
      </w:pPr>
      <w:r>
        <w:rPr>
          <w:i/>
          <w:iCs/>
          <w:sz w:val="24"/>
          <w:szCs w:val="24"/>
        </w:rPr>
        <w:t xml:space="preserve">[Duration of the Principal Agreement]</w:t>
      </w:r>
    </w:p>
    <w:p>
      <w:pPr>
        <w:spacing w:after="200"/>
      </w:pPr>
      <w:r>
        <w:rPr>
          <w:b/>
          <w:bCs/>
          <w:sz w:val="24"/>
          <w:szCs w:val="24"/>
        </w:rPr>
        <w:t xml:space="preserve">Nature and Purpose of Processing:</w:t>
      </w:r>
    </w:p>
    <w:p>
      <w:pPr>
        <w:spacing w:after="200"/>
      </w:pPr>
      <w:r>
        <w:rPr>
          <w:i/>
          <w:iCs/>
          <w:sz w:val="24"/>
          <w:szCs w:val="24"/>
        </w:rPr>
        <w:t xml:space="preserve">[Description of processing activities]</w:t>
      </w:r>
    </w:p>
    <w:p>
      <w:pPr>
        <w:spacing w:after="200"/>
      </w:pPr>
      <w:r>
        <w:rPr>
          <w:b/>
          <w:bCs/>
          <w:sz w:val="24"/>
          <w:szCs w:val="24"/>
        </w:rPr>
        <w:t xml:space="preserve">Types of Personal Data:</w:t>
      </w:r>
    </w:p>
    <w:p>
      <w:pPr>
        <w:spacing w:after="200"/>
      </w:pPr>
      <w:r>
        <w:rPr>
          <w:i/>
          <w:iCs/>
          <w:sz w:val="24"/>
          <w:szCs w:val="24"/>
        </w:rPr>
        <w:t xml:space="preserve">[Categories of personal data processed]</w:t>
      </w:r>
    </w:p>
    <w:p>
      <w:pPr>
        <w:spacing w:after="200"/>
      </w:pPr>
      <w:r>
        <w:rPr>
          <w:b/>
          <w:bCs/>
          <w:sz w:val="24"/>
          <w:szCs w:val="24"/>
        </w:rPr>
        <w:t xml:space="preserve">Categories of Data Subjects:</w:t>
      </w:r>
    </w:p>
    <w:p>
      <w:pPr>
        <w:spacing w:after="200"/>
      </w:pPr>
      <w:r>
        <w:rPr>
          <w:i/>
          <w:iCs/>
          <w:sz w:val="24"/>
          <w:szCs w:val="24"/>
        </w:rPr>
        <w:t xml:space="preserve">[Categories of individuals whose data is processed]</w:t>
      </w:r>
    </w:p>
    <w:p>
      <w:r>
        <w:br w:type="page"/>
      </w:r>
    </w:p>
    <w:p>
      <w:pPr>
        <w:spacing w:after="400"/>
        <w:jc w:val="center"/>
      </w:pPr>
      <w:r>
        <w:rPr>
          <w:b/>
          <w:bCs/>
          <w:sz w:val="28"/>
          <w:szCs w:val="28"/>
        </w:rPr>
        <w:t xml:space="preserve">EXHIBIT B - TECHNICAL AND ORGANISATIONAL MEASURES</w:t>
      </w:r>
    </w:p>
    <w:p>
      <w:pPr>
        <w:spacing w:after="200"/>
      </w:pPr>
      <w:r>
        <w:rPr>
          <w:i/>
          <w:iCs/>
          <w:sz w:val="24"/>
          <w:szCs w:val="24"/>
        </w:rPr>
        <w:t xml:space="preserve">[Description of security measures to be attached]</w:t>
      </w:r>
    </w:p>
    <w:p>
      <w:r>
        <w:br w:type="page"/>
      </w:r>
    </w:p>
    <w:p>
      <w:pPr>
        <w:spacing w:after="400"/>
        <w:jc w:val="center"/>
      </w:pPr>
      <w:r>
        <w:rPr>
          <w:b/>
          <w:bCs/>
          <w:sz w:val="28"/>
          <w:szCs w:val="28"/>
        </w:rPr>
        <w:t xml:space="preserve">EXHIBIT C - APPROVED SUB-PROCESSORS</w:t>
      </w:r>
    </w:p>
    <w:p>
      <w:pPr>
        <w:spacing w:after="200"/>
      </w:pPr>
      <w:r>
        <w:rPr>
          <w:i/>
          <w:iCs/>
          <w:sz w:val="24"/>
          <w:szCs w:val="24"/>
        </w:rPr>
        <w:t xml:space="preserve">[List of approved sub-processors to be attached]</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2025-12-22T16:18:42.490Z</dcterms:created>
  <dcterms:modified xsi:type="dcterms:W3CDTF">2025-12-22T16:18:42.491Z</dcterms:modified>
</cp:coreProperties>
</file>

<file path=docProps/custom.xml><?xml version="1.0" encoding="utf-8"?>
<Properties xmlns="http://schemas.openxmlformats.org/officeDocument/2006/custom-properties" xmlns:vt="http://schemas.openxmlformats.org/officeDocument/2006/docPropsVTypes"/>
</file>