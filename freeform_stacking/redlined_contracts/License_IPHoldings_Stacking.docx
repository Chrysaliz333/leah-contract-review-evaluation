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INTELLECTUAL PROPERTY</w:t>
      </w:r>
    </w:p>
    <w:p>
      <w:pPr>
        <w:spacing w:after="400"/>
        <w:jc w:val="center"/>
      </w:pPr>
      <w:r>
        <w:rPr>
          <w:b/>
          <w:bCs/>
          <w:sz w:val="32"/>
          <w:szCs w:val="32"/>
        </w:rPr>
        <w:t xml:space="preserve">LICENSE AGREEMENT</w:t>
      </w:r>
    </w:p>
    <w:p>
      <w:pPr>
        <w:spacing w:after="400"/>
        <w:jc w:val="center"/>
      </w:pPr>
      <w:r>
        <w:rPr>
          <w:sz w:val="22"/>
          <w:szCs w:val="22"/>
        </w:rPr>
        <w:t xml:space="preserve">Contract No. IPL-2025-042</w:t>
      </w:r>
    </w:p>
    <w:p>
      <w:pPr>
        <w:spacing w:after="200"/>
      </w:pPr>
      <w:r>
        <w:rPr>
          <w:sz w:val="24"/>
          <w:szCs w:val="24"/>
        </w:rPr>
        <w:t xml:space="preserve">This Intellectual Property License Agreement (this "Agreement") is entered into as of _________________, 2025 (the "Effective Date"), by and between:</w:t>
      </w:r>
    </w:p>
    <w:p>
      <w:pPr>
        <w:spacing w:after="100"/>
      </w:pPr>
      <w:r>
        <w:rPr>
          <w:b/>
          <w:bCs/>
          <w:sz w:val="24"/>
          <w:szCs w:val="24"/>
        </w:rPr>
        <w:t xml:space="preserve">Innovate IP Holdings Ltd.</w:t>
      </w:r>
      <w:r>
        <w:rPr>
          <w:sz w:val="24"/>
          <w:szCs w:val="24"/>
        </w:rPr>
        <w:t xml:space="preserve">, a company incorporated in England and Wales with its registered office at 100 Chancery Lane, London WC2A 1PL, United Kingdom ("Licensor"); and</w:t>
      </w:r>
    </w:p>
    <w:p>
      <w:pPr>
        <w:spacing w:after="200"/>
      </w:pPr>
      <w:r>
        <w:rPr>
          <w:b/>
          <w:bCs/>
          <w:sz w:val="24"/>
          <w:szCs w:val="24"/>
        </w:rPr>
        <w:t xml:space="preserve">TechPro Industries Corp.</w:t>
      </w:r>
      <w:r>
        <w:rPr>
          <w:sz w:val="24"/>
          <w:szCs w:val="24"/>
        </w:rPr>
        <w:t xml:space="preserve">, a Delaware corporation with its principal place of business at 500 Innovation Drive, Boston, Massachusetts 02110 ("Licensee").</w:t>
      </w:r>
    </w:p>
    <w:p>
      <w:pPr>
        <w:pStyle w:val="Heading1"/>
      </w:pPr>
      <w:r>
        <w:t xml:space="preserve">RECITALS</w:t>
      </w:r>
    </w:p>
    <w:p>
      <w:pPr>
        <w:spacing w:after="100"/>
      </w:pPr>
      <w:r>
        <w:rPr>
          <w:b/>
          <w:bCs/>
          <w:sz w:val="24"/>
          <w:szCs w:val="24"/>
        </w:rPr>
        <w:t xml:space="preserve">WHEREAS, </w:t>
      </w:r>
      <w:r>
        <w:rPr>
          <w:sz w:val="24"/>
          <w:szCs w:val="24"/>
        </w:rPr>
        <w:t xml:space="preserve">Licensor owns certain valuable intellectual property, including patents, trademarks, and proprietary technology; and</w:t>
      </w:r>
    </w:p>
    <w:p>
      <w:pPr>
        <w:spacing w:after="100"/>
      </w:pPr>
      <w:r>
        <w:rPr>
          <w:b/>
          <w:bCs/>
          <w:sz w:val="24"/>
          <w:szCs w:val="24"/>
        </w:rPr>
        <w:t xml:space="preserve">WHEREAS, </w:t>
      </w:r>
      <w:r>
        <w:rPr>
          <w:sz w:val="24"/>
          <w:szCs w:val="24"/>
        </w:rPr>
        <w:t xml:space="preserve">Licensee desires to obtain a license to use such intellectual property for the development and commercialisation of products.</w:t>
      </w:r>
    </w:p>
    <w:p>
      <w:pPr>
        <w:spacing w:after="200"/>
      </w:pPr>
      <w:r>
        <w:rPr>
          <w:b/>
          <w:bCs/>
          <w:sz w:val="24"/>
          <w:szCs w:val="24"/>
        </w:rPr>
        <w:t xml:space="preserve">NOW, THEREFORE, </w:t>
      </w:r>
      <w:r>
        <w:rPr>
          <w:sz w:val="24"/>
          <w:szCs w:val="24"/>
        </w:rPr>
        <w:t xml:space="preserve">in consideration of the mutual covenants set forth herein, the Parties agree as follows:</w:t>
      </w:r>
    </w:p>
    <w:p>
      <w:pPr>
        <w:pStyle w:val="Heading1"/>
      </w:pPr>
      <w:r>
        <w:t xml:space="preserve">ARTICLE 1 - DEFINITIONS</w:t>
      </w:r>
    </w:p>
    <w:p>
      <w:pPr>
        <w:spacing w:after="100"/>
      </w:pPr>
      <w:r>
        <w:rPr>
          <w:b/>
          <w:bCs/>
          <w:sz w:val="24"/>
          <w:szCs w:val="24"/>
        </w:rPr>
        <w:t xml:space="preserve">1.1 "Field of Use" </w:t>
      </w:r>
      <w:r>
        <w:rPr>
          <w:sz w:val="24"/>
          <w:szCs w:val="24"/>
        </w:rPr>
        <w:t xml:space="preserve">means the application of the Licensed IP in consumer electronics and related accessories.</w:t>
      </w:r>
    </w:p>
    <w:p>
      <w:pPr>
        <w:spacing w:after="100"/>
      </w:pPr>
      <w:r>
        <w:rPr>
          <w:b/>
          <w:bCs/>
          <w:sz w:val="24"/>
          <w:szCs w:val="24"/>
        </w:rPr>
        <w:t xml:space="preserve">1.2 "Licensed IP" </w:t>
      </w:r>
      <w:r>
        <w:rPr>
          <w:sz w:val="24"/>
          <w:szCs w:val="24"/>
        </w:rPr>
        <w:t xml:space="preserve">means the patents, trademarks, trade secrets, and proprietary technology described in Exhibit A.</w:t>
      </w:r>
    </w:p>
    <w:p>
      <w:pPr>
        <w:spacing w:after="100"/>
      </w:pPr>
      <w:r>
        <w:rPr>
          <w:b/>
          <w:bCs/>
          <w:sz w:val="24"/>
          <w:szCs w:val="24"/>
        </w:rPr>
        <w:t xml:space="preserve">1.3 "Licensed Products" </w:t>
      </w:r>
      <w:r>
        <w:rPr>
          <w:sz w:val="24"/>
          <w:szCs w:val="24"/>
        </w:rPr>
        <w:t xml:space="preserve">means products developed, manufactured, or sold by Licensee that incorporate the Licensed IP.</w:t>
      </w:r>
    </w:p>
    <w:p>
      <w:pPr>
        <w:spacing w:after="200"/>
      </w:pPr>
      <w:r>
        <w:rPr>
          <w:b/>
          <w:bCs/>
          <w:sz w:val="24"/>
          <w:szCs w:val="24"/>
        </w:rPr>
        <w:t xml:space="preserve">1.4 "Net Sales" </w:t>
      </w:r>
      <w:r>
        <w:rPr>
          <w:sz w:val="24"/>
          <w:szCs w:val="24"/>
        </w:rPr>
        <w:t xml:space="preserve">means gross revenues from Licensed Products, less trade discounts, returns, shipping, and taxes.</w:t>
      </w:r>
    </w:p>
    <w:p>
      <w:pPr>
        <w:pStyle w:val="Heading1"/>
      </w:pPr>
      <w:r>
        <w:t xml:space="preserve">ARTICLE 2 - LICENSE GRANT</w:t>
      </w:r>
    </w:p>
    <w:p>
      <w:pPr>
        <w:spacing w:after="100"/>
      </w:pPr>
      <w:r>
        <w:rPr>
          <w:b/>
          <w:bCs/>
          <w:sz w:val="24"/>
          <w:szCs w:val="24"/>
        </w:rPr>
        <w:t xml:space="preserve">2.1 Grant. </w:t>
      </w:r>
      <w:r>
        <w:rPr>
          <w:sz w:val="24"/>
          <w:szCs w:val="24"/>
        </w:rPr>
        <w:t xml:space="preserve">Licensor grants Licensee an exclusive license to use the Licensed IP within the Field of Use and Territory during the Term.</w:t>
      </w:r>
    </w:p>
    <w:p>
      <w:pPr>
        <w:spacing w:after="100"/>
      </w:pPr>
      <w:r>
        <w:rPr>
          <w:b/>
          <w:bCs/>
          <w:sz w:val="24"/>
          <w:szCs w:val="24"/>
        </w:rPr>
        <w:t xml:space="preserve">2.2 Sublicensing. </w:t>
      </w:r>
      <w:r>
        <w:rPr>
          <w:sz w:val="24"/>
          <w:szCs w:val="24"/>
        </w:rPr>
        <w:t xml:space="preserve">Licensee may grant sublicenses with Licensor's prior written consent.</w:t>
      </w:r>
    </w:p>
    <w:p>
      <w:pPr>
        <w:spacing w:after="200"/>
      </w:pPr>
      <w:r>
        <w:rPr>
          <w:b/>
          <w:bCs/>
          <w:sz w:val="24"/>
          <w:szCs w:val="24"/>
        </w:rPr>
        <w:t xml:space="preserve">2.3 Reservation of Rights. </w:t>
      </w:r>
      <w:r>
        <w:rPr>
          <w:sz w:val="24"/>
          <w:szCs w:val="24"/>
        </w:rPr>
        <w:t xml:space="preserve">Licensor reserves all rights not expressly granted herein.</w:t>
      </w:r>
    </w:p>
    <w:p>
      <w:pPr>
        <w:pStyle w:val="Heading1"/>
      </w:pPr>
      <w:r>
        <w:t xml:space="preserve">ARTICLE 3 - INTELLECTUAL PROPERTY OWNERSHIP</w:t>
      </w:r>
    </w:p>
    <w:p>
      <w:pPr>
        <w:spacing w:after="100"/>
      </w:pPr>
      <w:r>
        <w:rPr>
          <w:b/>
          <w:bCs/>
          <w:sz w:val="24"/>
          <w:szCs w:val="24"/>
        </w:rPr>
        <w:t xml:space="preserve">3.1 Licensor Ownership. </w:t>
      </w:r>
      <w:r>
        <w:rPr>
          <w:sz w:val="24"/>
          <w:szCs w:val="24"/>
        </w:rPr>
        <w:t xml:space="preserve">Licensor retains all right, title, and interest in the Licensed IP.</w:t>
      </w:r>
    </w:p>
    <w:p>
      <w:pPr>
        <w:spacing w:after="200"/>
      </w:pPr>
      <w:r>
        <w:rPr>
          <w:b/>
          <w:bCs/>
          <w:sz w:val="24"/>
          <w:szCs w:val="24"/>
        </w:rPr>
        <w:t xml:space="preserve">3.2 Improvements. </w:t>
      </w:r>
      <w:del w:id="1" w:author="Innovate IP Holdings LLC" w:date="2026-01-20T17:00:00Z">
        <w:r>
          <w:rPr>
            <w:sz w:val="24"/>
            <w:szCs w:val="24"/>
          </w:rPr>
          <w:delText xml:space="preserve">Improvements to the Licensed IP developed by Licensee shall be owned by Licensor.</w:delText>
        </w:r>
      </w:del>
      <w:ins w:id="2" w:author="Innovate IP Holdings LLC" w:date="2026-01-20T17:00:00Z">
        <w:r>
          <w:rPr>
            <w:sz w:val="24"/>
            <w:szCs w:val="24"/>
          </w:rPr>
          <w:t xml:space="preserve">All improvements, derivatives, and modifications to the Licensed IP developed by Licensee shall be owned exclusively by Licensor. Licensee hereby assigns all such improvements to Licensor and grants Licensor a perpetual, irrevocable, royalty-free license to any Licensee technology used in connection with such improvements.</w:t>
        </w:r>
      </w:ins>
    </w:p>
    <w:p>
      <w:pPr>
        <w:pStyle w:val="Heading1"/>
      </w:pPr>
      <w:r>
        <w:t xml:space="preserve">ARTICLE 4 - MINIMUM ROYALTIES</w:t>
      </w:r>
    </w:p>
    <w:p>
      <w:pPr>
        <w:spacing w:after="200"/>
      </w:pPr>
      <w:r>
        <w:rPr>
          <w:b/>
          <w:bCs/>
          <w:sz w:val="24"/>
          <w:szCs w:val="24"/>
        </w:rPr>
        <w:t xml:space="preserve">4.1 Minimum Annual Royalty. </w:t>
      </w:r>
      <w:del w:id="3" w:author="Innovate IP Holdings LLC" w:date="2026-01-20T17:15:00Z">
        <w:r>
          <w:rPr>
            <w:sz w:val="24"/>
            <w:szCs w:val="24"/>
          </w:rPr>
          <w:delText xml:space="preserve">Beginning in Year 2, Licensee shall pay minimum annual royalty of $250,000, regardless of actual Net Sales. Running royalties shall be credited against this minimum.</w:delText>
        </w:r>
      </w:del>
      <w:ins w:id="4" w:author="Innovate IP Holdings LLC" w:date="2026-01-20T17:15:00Z">
        <w:r>
          <w:rPr>
            <w:sz w:val="24"/>
            <w:szCs w:val="24"/>
          </w:rPr>
          <w:t xml:space="preserve">Beginning in Year 1, Licensee shall pay minimum annual royalty of $500,000, increasing by fifteen percent (15%) annually. Running royalties shall NOT be credited against this minimum. Failure to meet minimum royalty in any year shall constitute a material breach.</w:t>
        </w:r>
      </w:ins>
    </w:p>
    <w:p>
      <w:pPr>
        <w:pStyle w:val="Heading1"/>
      </w:pPr>
      <w:r>
        <w:t xml:space="preserve">ARTICLE 5 - ROYALTIES AND PAYMENTS</w:t>
      </w:r>
    </w:p>
    <w:p>
      <w:pPr>
        <w:spacing w:after="100"/>
      </w:pPr>
      <w:r>
        <w:rPr>
          <w:b/>
          <w:bCs/>
          <w:sz w:val="24"/>
          <w:szCs w:val="24"/>
        </w:rPr>
        <w:t xml:space="preserve">5.1 Running Royalty. </w:t>
      </w:r>
      <w:r>
        <w:rPr>
          <w:sz w:val="24"/>
          <w:szCs w:val="24"/>
        </w:rPr>
        <w:t xml:space="preserve">Licensee shall pay Licensor a royalty equal to ten percent (10%) of Net Sales of Licensed Products, payable quarterly within thirty (30) days following the end of each calendar quarter.</w:t>
      </w:r>
    </w:p>
    <w:p>
      <w:pPr>
        <w:spacing w:after="100"/>
      </w:pPr>
      <w:r>
        <w:rPr>
          <w:b/>
          <w:bCs/>
          <w:sz w:val="24"/>
          <w:szCs w:val="24"/>
        </w:rPr>
        <w:t xml:space="preserve">5.2 Upfront Fee. </w:t>
      </w:r>
      <w:r>
        <w:rPr>
          <w:sz w:val="24"/>
          <w:szCs w:val="24"/>
        </w:rPr>
        <w:t xml:space="preserve">Upon execution, Licensee shall pay a non-refundable upfront license fee of $500,000.</w:t>
      </w:r>
    </w:p>
    <w:p>
      <w:pPr>
        <w:spacing w:after="200"/>
      </w:pPr>
      <w:r>
        <w:rPr>
          <w:b/>
          <w:bCs/>
          <w:sz w:val="24"/>
          <w:szCs w:val="24"/>
        </w:rPr>
        <w:t xml:space="preserve">5.3 Late Payments. </w:t>
      </w:r>
      <w:r>
        <w:rPr>
          <w:sz w:val="24"/>
          <w:szCs w:val="24"/>
        </w:rPr>
        <w:t xml:space="preserve">Late payments shall bear interest at 1% per month.</w:t>
      </w:r>
    </w:p>
    <w:p>
      <w:pPr>
        <w:pStyle w:val="Heading1"/>
      </w:pPr>
      <w:r>
        <w:t xml:space="preserve">ARTICLE 6 - REPORTING</w:t>
      </w:r>
    </w:p>
    <w:p>
      <w:pPr>
        <w:spacing w:after="200"/>
      </w:pPr>
      <w:r>
        <w:rPr>
          <w:b/>
          <w:bCs/>
          <w:sz w:val="24"/>
          <w:szCs w:val="24"/>
        </w:rPr>
        <w:t xml:space="preserve">6.1 Quarterly Reports. </w:t>
      </w:r>
      <w:r>
        <w:rPr>
          <w:sz w:val="24"/>
          <w:szCs w:val="24"/>
        </w:rPr>
        <w:t xml:space="preserve">Within thirty (30) days after each quarter end, Licensee shall provide written reports detailing gross revenues, deductions, Net Sales, and royalties due.</w:t>
      </w:r>
    </w:p>
    <w:p>
      <w:pPr>
        <w:pStyle w:val="Heading1"/>
      </w:pPr>
      <w:r>
        <w:t xml:space="preserve">ARTICLE 7 - AUDIT RIGHTS</w:t>
      </w:r>
    </w:p>
    <w:p>
      <w:pPr>
        <w:spacing w:after="100"/>
      </w:pPr>
      <w:r>
        <w:rPr>
          <w:b/>
          <w:bCs/>
          <w:sz w:val="24"/>
          <w:szCs w:val="24"/>
        </w:rPr>
        <w:t xml:space="preserve">7.1 Licensor Audit Rights. </w:t>
      </w:r>
      <w:r>
        <w:rPr>
          <w:sz w:val="24"/>
          <w:szCs w:val="24"/>
        </w:rPr>
        <w:t xml:space="preserve">Licensor may audit Licensee's books and records once per year upon reasonable notice. Licensor bears audit costs unless underpayment exceeds 5%, in which case Licensee bears costs.</w:t>
      </w:r>
    </w:p>
    <w:p>
      <w:pPr>
        <w:spacing w:after="200"/>
      </w:pPr>
      <w:r>
        <w:rPr>
          <w:b/>
          <w:bCs/>
          <w:sz w:val="24"/>
          <w:szCs w:val="24"/>
        </w:rPr>
        <w:t xml:space="preserve">7.2 </w:t>
      </w:r>
      <w:r>
        <w:rPr>
          <w:i/>
          <w:iCs/>
          <w:sz w:val="24"/>
          <w:szCs w:val="24"/>
        </w:rPr>
        <w:t xml:space="preserve">[Reserved]</w:t>
      </w:r>
    </w:p>
    <w:p>
      <w:pPr>
        <w:pStyle w:val="Heading1"/>
      </w:pPr>
      <w:r>
        <w:t xml:space="preserve">ARTICLE 8 - QUALITY CONTROL</w:t>
      </w:r>
    </w:p>
    <w:p>
      <w:pPr>
        <w:spacing w:after="200"/>
      </w:pPr>
      <w:r>
        <w:rPr>
          <w:b/>
          <w:bCs/>
          <w:sz w:val="24"/>
          <w:szCs w:val="24"/>
        </w:rPr>
        <w:t xml:space="preserve">8.1 Quality Standards. </w:t>
      </w:r>
      <w:r>
        <w:rPr>
          <w:sz w:val="24"/>
          <w:szCs w:val="24"/>
        </w:rPr>
        <w:t xml:space="preserve">Licensee shall ensure Licensed Products meet Licensor's quality standards and comply with applicable laws. Licensor may inspect products and facilities.</w:t>
      </w:r>
    </w:p>
    <w:p>
      <w:pPr>
        <w:pStyle w:val="Heading1"/>
      </w:pPr>
      <w:r>
        <w:t xml:space="preserve">ARTICLE 9 - REPRESENTATIONS AND WARRANTIES</w:t>
      </w:r>
    </w:p>
    <w:p>
      <w:pPr>
        <w:spacing w:after="100"/>
      </w:pPr>
      <w:r>
        <w:rPr>
          <w:b/>
          <w:bCs/>
          <w:sz w:val="24"/>
          <w:szCs w:val="24"/>
        </w:rPr>
        <w:t xml:space="preserve">9.1 Licensor Warranties. </w:t>
      </w:r>
      <w:r>
        <w:rPr>
          <w:sz w:val="24"/>
          <w:szCs w:val="24"/>
        </w:rPr>
        <w:t xml:space="preserve">Licensor represents it has the right to grant the license and, to its knowledge, the Licensed IP does not infringe third-party rights.</w:t>
      </w:r>
    </w:p>
    <w:p>
      <w:pPr>
        <w:spacing w:after="200"/>
      </w:pPr>
      <w:r>
        <w:rPr>
          <w:b/>
          <w:bCs/>
          <w:sz w:val="24"/>
          <w:szCs w:val="24"/>
        </w:rPr>
        <w:t xml:space="preserve">9.2 Disclaimer. </w:t>
      </w:r>
      <w:r>
        <w:rPr>
          <w:sz w:val="24"/>
          <w:szCs w:val="24"/>
        </w:rPr>
        <w:t xml:space="preserve">EXCEPT AS EXPRESSLY SET FORTH HEREIN, THE LICENSED IP IS PROVIDED "AS IS" WITHOUT WARRANTIES OF ANY KIND.</w:t>
      </w:r>
    </w:p>
    <w:p>
      <w:pPr>
        <w:pStyle w:val="Heading1"/>
      </w:pPr>
      <w:r>
        <w:t xml:space="preserve">ARTICLE 10 - INFRINGEMENT</w:t>
      </w:r>
    </w:p>
    <w:p>
      <w:pPr>
        <w:spacing w:after="100"/>
      </w:pPr>
      <w:r>
        <w:rPr>
          <w:b/>
          <w:bCs/>
          <w:sz w:val="24"/>
          <w:szCs w:val="24"/>
        </w:rPr>
        <w:t xml:space="preserve">10.1 Notice. </w:t>
      </w:r>
      <w:r>
        <w:rPr>
          <w:sz w:val="24"/>
          <w:szCs w:val="24"/>
        </w:rPr>
        <w:t xml:space="preserve">Each Party shall promptly notify the other of any known or suspected infringement of the Licensed IP.</w:t>
      </w:r>
    </w:p>
    <w:p>
      <w:pPr>
        <w:spacing w:after="200"/>
      </w:pPr>
      <w:r>
        <w:rPr>
          <w:b/>
          <w:bCs/>
          <w:sz w:val="24"/>
          <w:szCs w:val="24"/>
        </w:rPr>
        <w:t xml:space="preserve">10.2 Enforcement. </w:t>
      </w:r>
      <w:r>
        <w:rPr>
          <w:sz w:val="24"/>
          <w:szCs w:val="24"/>
        </w:rPr>
        <w:t xml:space="preserve">Licensor shall have the primary right to enforce the Licensed IP against third-party infringers. Any recoveries shall be applied first to reimburse enforcement costs, with the remainder shared equally.</w:t>
      </w:r>
    </w:p>
    <w:p>
      <w:pPr>
        <w:pStyle w:val="Heading1"/>
      </w:pPr>
      <w:r>
        <w:t xml:space="preserve">ARTICLE 11 - CONFIDENTIALITY</w:t>
      </w:r>
    </w:p>
    <w:p>
      <w:pPr>
        <w:spacing w:after="200"/>
      </w:pPr>
      <w:r>
        <w:rPr>
          <w:b/>
          <w:bCs/>
          <w:sz w:val="24"/>
          <w:szCs w:val="24"/>
        </w:rPr>
        <w:t xml:space="preserve">11.1 Confidentiality Obligations. </w:t>
      </w:r>
      <w:r>
        <w:rPr>
          <w:sz w:val="24"/>
          <w:szCs w:val="24"/>
        </w:rPr>
        <w:t xml:space="preserve">Each Party shall maintain confidentiality of the other's confidential information for five (5) years following disclosure.</w:t>
      </w:r>
    </w:p>
    <w:p>
      <w:pPr>
        <w:pStyle w:val="Heading1"/>
      </w:pPr>
      <w:r>
        <w:t xml:space="preserve">ARTICLE 12 - LIMITATION OF LIABILITY</w:t>
      </w:r>
    </w:p>
    <w:p>
      <w:pPr>
        <w:spacing w:after="100"/>
      </w:pPr>
      <w:r>
        <w:rPr>
          <w:b/>
          <w:bCs/>
          <w:sz w:val="24"/>
          <w:szCs w:val="24"/>
        </w:rPr>
        <w:t xml:space="preserve">12.1 Exclusion of Damages. </w:t>
      </w:r>
      <w:r>
        <w:rPr>
          <w:sz w:val="24"/>
          <w:szCs w:val="24"/>
        </w:rPr>
        <w:t xml:space="preserve">NEITHER PARTY SHALL BE LIABLE FOR INDIRECT, INCIDENTAL, SPECIAL, OR CONSEQUENTIAL DAMAGES.</w:t>
      </w:r>
    </w:p>
    <w:p>
      <w:pPr>
        <w:spacing w:after="200"/>
      </w:pPr>
      <w:r>
        <w:rPr>
          <w:b/>
          <w:bCs/>
          <w:sz w:val="24"/>
          <w:szCs w:val="24"/>
        </w:rPr>
        <w:t xml:space="preserve">12.2 Cap. </w:t>
      </w:r>
      <w:del w:id="5" w:author="Innovate IP Holdings LLC" w:date="2026-01-20T17:30:00Z">
        <w:r>
          <w:rPr>
            <w:sz w:val="24"/>
            <w:szCs w:val="24"/>
          </w:rPr>
          <w:delText xml:space="preserve">LICENSOR'S TOTAL LIABILITY SHALL NOT EXCEED THE ROYALTIES PAID IN THE TWELVE MONTHS PRECEDING THE CLAIM.</w:delText>
        </w:r>
      </w:del>
      <w:ins w:id="6" w:author="Innovate IP Holdings LLC" w:date="2026-01-20T17:30:00Z">
        <w:r>
          <w:rPr>
            <w:sz w:val="24"/>
            <w:szCs w:val="24"/>
          </w:rPr>
          <w:t xml:space="preserve">LICENSOR’S TOTAL LIABILITY SHALL NOT EXCEED THE UPFRONT LICENSE FEE PAID BY LICENSEE. LICENSOR SHALL HAVE NO LIABILITY FOR LOST PROFITS, LOST REVENUES, OR PRODUCT RECALLS.</w:t>
        </w:r>
      </w:ins>
    </w:p>
    <w:p>
      <w:pPr>
        <w:pStyle w:val="Heading1"/>
      </w:pPr>
      <w:r>
        <w:t xml:space="preserve">ARTICLE 13 - TERM AND TERMINATION</w:t>
      </w:r>
    </w:p>
    <w:p>
      <w:pPr>
        <w:spacing w:after="100"/>
      </w:pPr>
      <w:r>
        <w:rPr>
          <w:b/>
          <w:bCs/>
          <w:sz w:val="24"/>
          <w:szCs w:val="24"/>
        </w:rPr>
        <w:t xml:space="preserve">13.1 Term. </w:t>
      </w:r>
      <w:r>
        <w:rPr>
          <w:sz w:val="24"/>
          <w:szCs w:val="24"/>
        </w:rPr>
        <w:t xml:space="preserve">This Agreement shall continue for ten (10) years from the Effective Date, unless earlier terminated.</w:t>
      </w:r>
    </w:p>
    <w:p>
      <w:pPr>
        <w:spacing w:after="100"/>
      </w:pPr>
      <w:r>
        <w:rPr>
          <w:b/>
          <w:bCs/>
          <w:sz w:val="24"/>
          <w:szCs w:val="24"/>
        </w:rPr>
        <w:t xml:space="preserve">13.2 Termination for Cause. </w:t>
      </w:r>
      <w:del w:id="7" w:author="Innovate IP Holdings LLC" w:date="2026-01-20T17:45:00Z">
        <w:r>
          <w:rPr>
            <w:sz w:val="24"/>
            <w:szCs w:val="24"/>
          </w:rPr>
          <w:delText xml:space="preserve">Either Party may terminate upon material breach that remains uncured for sixty (60) days after written notice.</w:delText>
        </w:r>
      </w:del>
      <w:ins w:id="8" w:author="Innovate IP Holdings LLC" w:date="2026-01-20T17:45:00Z">
        <w:r>
          <w:rPr>
            <w:sz w:val="24"/>
            <w:szCs w:val="24"/>
          </w:rPr>
          <w:t xml:space="preserve">Licensor may terminate immediately upon any breach by Licensee, including failure to meet minimum royalties or timely payment obligations. Licensee may terminate only upon material breach by Licensor that remains uncured for one hundred twenty (120) days after written notice.</w:t>
        </w:r>
      </w:ins>
    </w:p>
    <w:p>
      <w:pPr>
        <w:spacing w:after="200"/>
      </w:pPr>
      <w:r>
        <w:rPr>
          <w:b/>
          <w:bCs/>
          <w:sz w:val="24"/>
          <w:szCs w:val="24"/>
        </w:rPr>
        <w:t xml:space="preserve">13.3 Effect of Termination. </w:t>
      </w:r>
      <w:r>
        <w:rPr>
          <w:sz w:val="24"/>
          <w:szCs w:val="24"/>
        </w:rPr>
        <w:t xml:space="preserve">Upon termination, Licensee shall cease use of the Licensed IP and pay all accrued royalties. Licensee may sell off existing inventory for ninety (90) days.</w:t>
      </w:r>
    </w:p>
    <w:p>
      <w:pPr>
        <w:pStyle w:val="Heading1"/>
      </w:pPr>
      <w:r>
        <w:t xml:space="preserve">ARTICLE 14 - GENERAL PROVISIONS</w:t>
      </w:r>
    </w:p>
    <w:p>
      <w:pPr>
        <w:spacing w:after="100"/>
      </w:pPr>
      <w:r>
        <w:rPr>
          <w:b/>
          <w:bCs/>
          <w:sz w:val="24"/>
          <w:szCs w:val="24"/>
        </w:rPr>
        <w:t xml:space="preserve">14.1 Governing Law. </w:t>
      </w:r>
      <w:r>
        <w:rPr>
          <w:sz w:val="24"/>
          <w:szCs w:val="24"/>
        </w:rPr>
        <w:t xml:space="preserve">This Agreement shall be governed by the laws of England and Wales.</w:t>
      </w:r>
    </w:p>
    <w:p>
      <w:pPr>
        <w:spacing w:after="100"/>
      </w:pPr>
      <w:r>
        <w:rPr>
          <w:b/>
          <w:bCs/>
          <w:sz w:val="24"/>
          <w:szCs w:val="24"/>
        </w:rPr>
        <w:t xml:space="preserve">14.2 Dispute Resolution. </w:t>
      </w:r>
      <w:r>
        <w:rPr>
          <w:sz w:val="24"/>
          <w:szCs w:val="24"/>
        </w:rPr>
        <w:t xml:space="preserve">Disputes shall be resolved by arbitration in London under LCIA Rules.</w:t>
      </w:r>
    </w:p>
    <w:p>
      <w:pPr>
        <w:spacing w:after="100"/>
      </w:pPr>
      <w:r>
        <w:rPr>
          <w:b/>
          <w:bCs/>
          <w:sz w:val="24"/>
          <w:szCs w:val="24"/>
        </w:rPr>
        <w:t xml:space="preserve">14.3 Assignment. </w:t>
      </w:r>
      <w:r>
        <w:rPr>
          <w:sz w:val="24"/>
          <w:szCs w:val="24"/>
        </w:rPr>
        <w:t xml:space="preserve">Neither Party may assign without prior written consent.</w:t>
      </w:r>
    </w:p>
    <w:p>
      <w:pPr>
        <w:spacing w:after="200"/>
      </w:pPr>
      <w:r>
        <w:rPr>
          <w:b/>
          <w:bCs/>
          <w:sz w:val="24"/>
          <w:szCs w:val="24"/>
        </w:rPr>
        <w:t xml:space="preserve">14.4 Entire Agreement. </w:t>
      </w:r>
      <w:r>
        <w:rPr>
          <w:sz w:val="24"/>
          <w:szCs w:val="24"/>
        </w:rPr>
        <w:t xml:space="preserve">This Agreement constitutes the entire agreement between the Parties.</w:t>
      </w:r>
    </w:p>
    <w:p>
      <w:r>
        <w:br w:type="page"/>
      </w:r>
    </w:p>
    <w:p>
      <w:pPr>
        <w:spacing w:after="400"/>
        <w:jc w:val="center"/>
      </w:pPr>
      <w:r>
        <w:rPr>
          <w:b/>
          <w:bCs/>
          <w:sz w:val="28"/>
          <w:szCs w:val="28"/>
        </w:rPr>
        <w:t xml:space="preserve">SIGNATURE PAGE</w:t>
      </w:r>
    </w:p>
    <w:p>
      <w:pPr>
        <w:spacing w:after="200"/>
      </w:pPr>
      <w:r>
        <w:rPr>
          <w:sz w:val="24"/>
          <w:szCs w:val="24"/>
        </w:rPr>
        <w:t xml:space="preserve">IN WITNESS WHEREOF, the Parties have executed this IP License Agreement as of the Effective Date.</w:t>
      </w:r>
    </w:p>
    <w:p>
      <w:pPr>
        <w:spacing w:before="400" w:after="100"/>
      </w:pPr>
      <w:r>
        <w:rPr>
          <w:b/>
          <w:bCs/>
          <w:sz w:val="24"/>
          <w:szCs w:val="24"/>
        </w:rPr>
        <w:t xml:space="preserve">LICENSOR:</w:t>
      </w:r>
    </w:p>
    <w:p>
      <w:pPr>
        <w:spacing w:after="100"/>
      </w:pPr>
      <w:r>
        <w:rPr>
          <w:b/>
          <w:bCs/>
          <w:sz w:val="24"/>
          <w:szCs w:val="24"/>
        </w:rPr>
        <w:t xml:space="preserve">Innovate IP Holdings Ltd.</w:t>
      </w:r>
    </w:p>
    <w:p>
      <w:pPr>
        <w:spacing w:before="300" w:after="100"/>
      </w:pPr>
      <w:r>
        <w:rPr>
          <w:sz w:val="24"/>
          <w:szCs w:val="24"/>
        </w:rPr>
        <w:t xml:space="preserve">By: _________________________________</w:t>
      </w:r>
    </w:p>
    <w:p>
      <w:pPr>
        <w:spacing w:after="100"/>
      </w:pPr>
      <w:r>
        <w:rPr>
          <w:sz w:val="24"/>
          <w:szCs w:val="24"/>
        </w:rPr>
        <w:t xml:space="preserve">Name: _______________________________</w:t>
      </w:r>
    </w:p>
    <w:p>
      <w:pPr>
        <w:spacing w:after="100"/>
      </w:pPr>
      <w:r>
        <w:rPr>
          <w:sz w:val="24"/>
          <w:szCs w:val="24"/>
        </w:rPr>
        <w:t xml:space="preserve">Title: ________________________________</w:t>
      </w:r>
    </w:p>
    <w:p>
      <w:pPr>
        <w:spacing w:after="200"/>
      </w:pPr>
      <w:r>
        <w:rPr>
          <w:sz w:val="24"/>
          <w:szCs w:val="24"/>
        </w:rPr>
        <w:t xml:space="preserve">Date: ________________________________</w:t>
      </w:r>
    </w:p>
    <w:p>
      <w:pPr>
        <w:spacing w:before="400" w:after="100"/>
      </w:pPr>
      <w:r>
        <w:rPr>
          <w:b/>
          <w:bCs/>
          <w:sz w:val="24"/>
          <w:szCs w:val="24"/>
        </w:rPr>
        <w:t xml:space="preserve">LICENSEE:</w:t>
      </w:r>
    </w:p>
    <w:p>
      <w:pPr>
        <w:spacing w:after="100"/>
      </w:pPr>
      <w:r>
        <w:rPr>
          <w:b/>
          <w:bCs/>
          <w:sz w:val="24"/>
          <w:szCs w:val="24"/>
        </w:rPr>
        <w:t xml:space="preserve">TechPro Industries Corp.</w:t>
      </w:r>
    </w:p>
    <w:p>
      <w:pPr>
        <w:spacing w:before="300" w:after="100"/>
      </w:pPr>
      <w:r>
        <w:rPr>
          <w:sz w:val="24"/>
          <w:szCs w:val="24"/>
        </w:rPr>
        <w:t xml:space="preserve">By: _________________________________</w:t>
      </w:r>
    </w:p>
    <w:p>
      <w:pPr>
        <w:spacing w:after="100"/>
      </w:pPr>
      <w:r>
        <w:rPr>
          <w:sz w:val="24"/>
          <w:szCs w:val="24"/>
        </w:rPr>
        <w:t xml:space="preserve">Name: _______________________________</w:t>
      </w:r>
    </w:p>
    <w:p>
      <w:pPr>
        <w:spacing w:after="100"/>
      </w:pPr>
      <w:r>
        <w:rPr>
          <w:sz w:val="24"/>
          <w:szCs w:val="24"/>
        </w:rPr>
        <w:t xml:space="preserve">Title: ________________________________</w:t>
      </w:r>
    </w:p>
    <w:p>
      <w:pPr>
        <w:spacing w:after="200"/>
      </w:pPr>
      <w:r>
        <w:rPr>
          <w:sz w:val="24"/>
          <w:szCs w:val="24"/>
        </w:rPr>
        <w:t xml:space="preserve">Date: ________________________________</w:t>
      </w:r>
    </w:p>
    <w:p>
      <w:r>
        <w:br w:type="page"/>
      </w:r>
    </w:p>
    <w:p>
      <w:pPr>
        <w:spacing w:after="400"/>
        <w:jc w:val="center"/>
      </w:pPr>
      <w:r>
        <w:rPr>
          <w:b/>
          <w:bCs/>
          <w:sz w:val="28"/>
          <w:szCs w:val="28"/>
        </w:rPr>
        <w:t xml:space="preserve">EXHIBIT A - LICENSED INTELLECTUAL PROPERTY</w:t>
      </w:r>
    </w:p>
    <w:p>
      <w:pPr>
        <w:spacing w:after="200"/>
      </w:pPr>
      <w:r>
        <w:rPr>
          <w:i/>
          <w:iCs/>
          <w:sz w:val="24"/>
          <w:szCs w:val="24"/>
        </w:rPr>
        <w:t xml:space="preserve">[Patent and trademark schedule to be attached]</w:t>
      </w:r>
    </w:p>
    <w:p>
      <w:r>
        <w:br w:type="page"/>
      </w:r>
    </w:p>
    <w:p>
      <w:pPr>
        <w:spacing w:after="400"/>
        <w:jc w:val="center"/>
      </w:pPr>
      <w:r>
        <w:rPr>
          <w:b/>
          <w:bCs/>
          <w:sz w:val="28"/>
          <w:szCs w:val="28"/>
        </w:rPr>
        <w:t xml:space="preserve">EXHIBIT B - TERRITORY</w:t>
      </w:r>
    </w:p>
    <w:p>
      <w:pPr>
        <w:spacing w:after="200"/>
      </w:pPr>
      <w:r>
        <w:rPr>
          <w:i/>
          <w:iCs/>
          <w:sz w:val="24"/>
          <w:szCs w:val="24"/>
        </w:rPr>
        <w:t xml:space="preserve">[Territory definition to be attached]</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2025-12-22T16:15:17.103Z</dcterms:created>
  <dcterms:modified xsi:type="dcterms:W3CDTF">2025-12-22T16:15:17.104Z</dcterms:modified>
</cp:coreProperties>
</file>

<file path=docProps/custom.xml><?xml version="1.0" encoding="utf-8"?>
<Properties xmlns="http://schemas.openxmlformats.org/officeDocument/2006/custom-properties" xmlns:vt="http://schemas.openxmlformats.org/officeDocument/2006/docPropsVTypes"/>
</file>