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MASTER SERVICES AGREEMENT</w:t>
      </w:r>
    </w:p>
    <w:p>
      <w:pPr>
        <w:spacing w:after="400"/>
        <w:jc w:val="center"/>
      </w:pPr>
      <w:r>
        <w:rPr>
          <w:sz w:val="22"/>
          <w:szCs w:val="22"/>
        </w:rPr>
        <w:t xml:space="preserve">Contract No. MSA-2025-156</w:t>
      </w:r>
    </w:p>
    <w:p>
      <w:pPr>
        <w:spacing w:after="200"/>
      </w:pPr>
      <w:r>
        <w:rPr>
          <w:sz w:val="24"/>
          <w:szCs w:val="24"/>
        </w:rPr>
        <w:t xml:space="preserve">This Master Services Agreement (this "Agreement") is entered into as of _________________, 2025 (the "Effective Date"), by and between:</w:t>
      </w:r>
    </w:p>
    <w:p>
      <w:pPr>
        <w:spacing w:after="100"/>
      </w:pPr>
      <w:r>
        <w:rPr>
          <w:b/>
          <w:bCs/>
          <w:sz w:val="24"/>
          <w:szCs w:val="24"/>
        </w:rPr>
        <w:t xml:space="preserve">Creative Digital Agency Inc.</w:t>
      </w:r>
      <w:r>
        <w:rPr>
          <w:sz w:val="24"/>
          <w:szCs w:val="24"/>
        </w:rPr>
        <w:t xml:space="preserve">, a New York corporation with its principal place of business at 350 Madison Avenue, 15th Floor, New York, New York 10017 ("Agency"); and</w:t>
      </w:r>
    </w:p>
    <w:p>
      <w:pPr>
        <w:spacing w:after="200"/>
      </w:pPr>
      <w:r>
        <w:rPr>
          <w:b/>
          <w:bCs/>
          <w:sz w:val="24"/>
          <w:szCs w:val="24"/>
        </w:rPr>
        <w:t xml:space="preserve">___________________________</w:t>
      </w:r>
      <w:r>
        <w:rPr>
          <w:sz w:val="24"/>
          <w:szCs w:val="24"/>
        </w:rPr>
        <w:t xml:space="preserve">, a _________________ with its principal place of business at _________________________________ ("Client").</w:t>
      </w:r>
    </w:p>
    <w:p>
      <w:pPr>
        <w:pStyle w:val="Heading1"/>
      </w:pPr>
      <w:r>
        <w:t xml:space="preserve">RECITALS</w:t>
      </w:r>
    </w:p>
    <w:p>
      <w:pPr>
        <w:spacing w:after="100"/>
      </w:pPr>
      <w:r>
        <w:rPr>
          <w:b/>
          <w:bCs/>
          <w:sz w:val="24"/>
          <w:szCs w:val="24"/>
        </w:rPr>
        <w:t xml:space="preserve">WHEREAS, </w:t>
      </w:r>
      <w:r>
        <w:rPr>
          <w:sz w:val="24"/>
          <w:szCs w:val="24"/>
        </w:rPr>
        <w:t xml:space="preserve">Agency is engaged in the business of providing creative, digital marketing, branding, and related professional services; and</w:t>
      </w:r>
    </w:p>
    <w:p>
      <w:pPr>
        <w:spacing w:after="100"/>
      </w:pPr>
      <w:r>
        <w:rPr>
          <w:b/>
          <w:bCs/>
          <w:sz w:val="24"/>
          <w:szCs w:val="24"/>
        </w:rPr>
        <w:t xml:space="preserve">WHEREAS, </w:t>
      </w:r>
      <w:r>
        <w:rPr>
          <w:sz w:val="24"/>
          <w:szCs w:val="24"/>
        </w:rPr>
        <w:t xml:space="preserve">Client desires to engage Agency to provide certain services, and Agency is willing to provide such services pursuant to the terms herein.</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"Agency IP" </w:t>
      </w:r>
      <w:r>
        <w:rPr>
          <w:sz w:val="24"/>
          <w:szCs w:val="24"/>
        </w:rPr>
        <w:t xml:space="preserve">means all intellectual property owned by or licensed to Agency prior to the Effective Date, including methodologies, frameworks, templates, software tools, and pre-existing creative works.</w:t>
      </w:r>
    </w:p>
    <w:p>
      <w:pPr>
        <w:spacing w:after="100"/>
      </w:pPr>
      <w:r>
        <w:rPr>
          <w:b/>
          <w:bCs/>
          <w:sz w:val="24"/>
          <w:szCs w:val="24"/>
        </w:rPr>
        <w:t xml:space="preserve">1.2 "Client Materials" </w:t>
      </w:r>
      <w:r>
        <w:rPr>
          <w:sz w:val="24"/>
          <w:szCs w:val="24"/>
        </w:rPr>
        <w:t xml:space="preserve">means all content, information, trademarks, logos, and materials provided by Client to Agency for use in performing the Services.</w:t>
      </w:r>
    </w:p>
    <w:p>
      <w:pPr>
        <w:spacing w:after="100"/>
      </w:pPr>
      <w:r>
        <w:rPr>
          <w:b/>
          <w:bCs/>
          <w:sz w:val="24"/>
          <w:szCs w:val="24"/>
        </w:rPr>
        <w:t xml:space="preserve">1.3 "Deliverables" </w:t>
      </w:r>
      <w:r>
        <w:rPr>
          <w:sz w:val="24"/>
          <w:szCs w:val="24"/>
        </w:rPr>
        <w:t xml:space="preserve">means the tangible work product to be delivered by Agency to Client as specified in an applicable Statement of Work.</w:t>
      </w:r>
    </w:p>
    <w:p>
      <w:pPr>
        <w:spacing w:after="100"/>
      </w:pPr>
      <w:r>
        <w:rPr>
          <w:b/>
          <w:bCs/>
          <w:sz w:val="24"/>
          <w:szCs w:val="24"/>
        </w:rPr>
        <w:t xml:space="preserve">1.4 "Services" </w:t>
      </w:r>
      <w:r>
        <w:rPr>
          <w:sz w:val="24"/>
          <w:szCs w:val="24"/>
        </w:rPr>
        <w:t xml:space="preserve">means the creative, digital marketing, and professional services to be performed by Agency as described in applicable Statements of Work.</w:t>
      </w:r>
    </w:p>
    <w:p>
      <w:pPr>
        <w:spacing w:after="200"/>
      </w:pPr>
      <w:r>
        <w:rPr>
          <w:b/>
          <w:bCs/>
          <w:sz w:val="24"/>
          <w:szCs w:val="24"/>
        </w:rPr>
        <w:t xml:space="preserve">1.5 "Statement of Work" or "SOW" </w:t>
      </w:r>
      <w:r>
        <w:rPr>
          <w:sz w:val="24"/>
          <w:szCs w:val="24"/>
        </w:rPr>
        <w:t xml:space="preserve">means a written document executed by both Parties describing specific Services, Deliverables, timelines, and fees for a particular project.</w:t>
      </w:r>
    </w:p>
    <w:p>
      <w:pPr>
        <w:pStyle w:val="Heading1"/>
      </w:pPr>
      <w:r>
        <w:t xml:space="preserve">ARTICLE 2 - SERVICES</w:t>
      </w:r>
    </w:p>
    <w:p>
      <w:pPr>
        <w:spacing w:after="100"/>
      </w:pPr>
      <w:r>
        <w:rPr>
          <w:b/>
          <w:bCs/>
          <w:sz w:val="24"/>
          <w:szCs w:val="24"/>
        </w:rPr>
        <w:t xml:space="preserve">2.1 Scope of Services. </w:t>
      </w:r>
      <w:del w:id="1" w:author="Creative Digital Agency Inc." w:date="2026-01-20T13:00:00Z">
        <w:r>
          <w:rPr>
            <w:sz w:val="24"/>
            <w:szCs w:val="24"/>
          </w:rPr>
          <w:delText xml:space="preserve">Agency shall provide the creative and digital marketing services described in each Statement of Work executed by the Parties pursuant to this Agreement (the "Services"). Each Statement of Work shall describe the specific deliverables, timeline, and fees for the applicable project.</w:delText>
        </w:r>
      </w:del>
      <w:ins w:id="2" w:author="Creative Digital Agency Inc." w:date="2026-01-20T13:00:00Z">
        <w:r>
          <w:rPr>
            <w:sz w:val="24"/>
            <w:szCs w:val="24"/>
          </w:rPr>
          <w:t xml:space="preserve">Agency shall provide the creative and digital marketing services described in each Statement of Work and any related services reasonably requested by Client from time to time. Agency may bill for any services not expressly excluded from the SOW at its then-current hourly rates without prior approval.</w:t>
        </w:r>
      </w:ins>
    </w:p>
    <w:p>
      <w:pPr>
        <w:spacing w:after="100"/>
      </w:pPr>
      <w:r>
        <w:rPr>
          <w:b/>
          <w:bCs/>
          <w:sz w:val="24"/>
          <w:szCs w:val="24"/>
        </w:rPr>
        <w:t xml:space="preserve">2.2 Change Orders. </w:t>
      </w:r>
      <w:r>
        <w:rPr>
          <w:sz w:val="24"/>
          <w:szCs w:val="24"/>
        </w:rPr>
        <w:t xml:space="preserve">Any changes to the scope, timeline, or fees must be documented in a written change order signed by both Parties. Agency shall not be obligated to perform work outside the scope of an executed SOW.</w:t>
      </w:r>
    </w:p>
    <w:p>
      <w:pPr>
        <w:spacing w:after="200"/>
      </w:pPr>
      <w:r>
        <w:rPr>
          <w:b/>
          <w:bCs/>
          <w:sz w:val="24"/>
          <w:szCs w:val="24"/>
        </w:rPr>
        <w:t xml:space="preserve">2.3 Additional Work. </w:t>
      </w:r>
      <w:r>
        <w:rPr>
          <w:sz w:val="24"/>
          <w:szCs w:val="24"/>
        </w:rPr>
        <w:t xml:space="preserve">If Client requests additional work not covered by an existing SOW, Agency shall provide a proposal for such work. Work shall not commence until a new SOW or change order is executed.</w:t>
      </w:r>
    </w:p>
    <w:p>
      <w:pPr>
        <w:pStyle w:val="Heading1"/>
      </w:pPr>
      <w:r>
        <w:t xml:space="preserve">ARTICLE 3 - FEES AND PAYMENT</w:t>
      </w:r>
    </w:p>
    <w:p>
      <w:pPr>
        <w:spacing w:after="100"/>
      </w:pPr>
      <w:r>
        <w:rPr>
          <w:b/>
          <w:bCs/>
          <w:sz w:val="24"/>
          <w:szCs w:val="24"/>
        </w:rPr>
        <w:t xml:space="preserve">3.1 Fees. </w:t>
      </w:r>
      <w:r>
        <w:rPr>
          <w:sz w:val="24"/>
          <w:szCs w:val="24"/>
        </w:rPr>
        <w:t xml:space="preserve">Client shall pay Agency the fees set forth in each applicable Statement of Work. Unless otherwise specified, fees may be project-based, hourly, or retainer-based as specified in the SOW.</w:t>
      </w:r>
    </w:p>
    <w:p>
      <w:pPr>
        <w:spacing w:after="100"/>
      </w:pPr>
      <w:r>
        <w:rPr>
          <w:b/>
          <w:bCs/>
          <w:sz w:val="24"/>
          <w:szCs w:val="24"/>
        </w:rPr>
        <w:t xml:space="preserve">3.2 Expenses. </w:t>
      </w:r>
      <w:r>
        <w:rPr>
          <w:sz w:val="24"/>
          <w:szCs w:val="24"/>
        </w:rPr>
        <w:t xml:space="preserve">Client shall reimburse Agency for pre-approved out-of-pocket expenses, including stock photography, fonts, printing, and travel. Expenses exceeding $500 require Client's prior written approval.</w:t>
      </w:r>
    </w:p>
    <w:p>
      <w:pPr>
        <w:spacing w:after="100"/>
      </w:pPr>
      <w:r>
        <w:rPr>
          <w:b/>
          <w:bCs/>
          <w:sz w:val="24"/>
          <w:szCs w:val="24"/>
        </w:rPr>
        <w:t xml:space="preserve">3.3 Invoicing. </w:t>
      </w:r>
      <w:r>
        <w:rPr>
          <w:sz w:val="24"/>
          <w:szCs w:val="24"/>
        </w:rPr>
        <w:t xml:space="preserve">Agency shall invoice Client as specified in the applicable SOW. For project work, Agency may require a deposit of up to fifty percent (50%) prior to commencing work.</w:t>
      </w:r>
    </w:p>
    <w:p>
      <w:pPr>
        <w:spacing w:after="200"/>
      </w:pPr>
      <w:r>
        <w:rPr>
          <w:b/>
          <w:bCs/>
          <w:sz w:val="24"/>
          <w:szCs w:val="24"/>
        </w:rPr>
        <w:t xml:space="preserve">3.4 Payment Terms. </w:t>
      </w:r>
      <w:r>
        <w:rPr>
          <w:sz w:val="24"/>
          <w:szCs w:val="24"/>
        </w:rPr>
        <w:t xml:space="preserve">Client shall pay all invoices within thirty (30) days of receipt. Late payments shall bear interest at one and one-half percent (1.5%) per month.</w:t>
      </w:r>
    </w:p>
    <w:p>
      <w:pPr>
        <w:pStyle w:val="Heading1"/>
      </w:pPr>
      <w:r>
        <w:t xml:space="preserve">ARTICLE 4 - CLIENT RESPONSIBILITIES</w:t>
      </w:r>
    </w:p>
    <w:p>
      <w:pPr>
        <w:spacing w:after="100"/>
      </w:pPr>
      <w:r>
        <w:rPr>
          <w:b/>
          <w:bCs/>
          <w:sz w:val="24"/>
          <w:szCs w:val="24"/>
        </w:rPr>
        <w:t xml:space="preserve">4.1 Client Materials. </w:t>
      </w:r>
      <w:r>
        <w:rPr>
          <w:sz w:val="24"/>
          <w:szCs w:val="24"/>
        </w:rPr>
        <w:t xml:space="preserve">Client shall provide all Client Materials, content, approvals, and information necessary for Agency to perform the Services in a timely manner.</w:t>
      </w:r>
    </w:p>
    <w:p>
      <w:pPr>
        <w:spacing w:after="100"/>
      </w:pPr>
      <w:r>
        <w:rPr>
          <w:b/>
          <w:bCs/>
          <w:sz w:val="24"/>
          <w:szCs w:val="24"/>
        </w:rPr>
        <w:t xml:space="preserve">4.2 Approvals. </w:t>
      </w:r>
      <w:r>
        <w:rPr>
          <w:sz w:val="24"/>
          <w:szCs w:val="24"/>
        </w:rPr>
        <w:t xml:space="preserve">Client shall designate an authorised representative with authority to approve Deliverables, provide direction, and make decisions on Client's behalf.</w:t>
      </w:r>
    </w:p>
    <w:p>
      <w:pPr>
        <w:spacing w:after="200"/>
      </w:pPr>
      <w:r>
        <w:rPr>
          <w:b/>
          <w:bCs/>
          <w:sz w:val="24"/>
          <w:szCs w:val="24"/>
        </w:rPr>
        <w:t xml:space="preserve">4.3 Delays. </w:t>
      </w:r>
      <w:r>
        <w:rPr>
          <w:sz w:val="24"/>
          <w:szCs w:val="24"/>
        </w:rPr>
        <w:t xml:space="preserve">If Client delays in providing materials, approvals, or feedback, project timelines shall be extended accordingly, and additional fees may apply.</w:t>
      </w:r>
    </w:p>
    <w:p>
      <w:pPr>
        <w:pStyle w:val="Heading1"/>
      </w:pPr>
      <w:r>
        <w:t xml:space="preserve">ARTICLE 5 - INTELLECTUAL PROPERTY</w:t>
      </w:r>
    </w:p>
    <w:p>
      <w:pPr>
        <w:spacing w:after="100"/>
      </w:pPr>
      <w:r>
        <w:rPr>
          <w:b/>
          <w:bCs/>
          <w:sz w:val="24"/>
          <w:szCs w:val="24"/>
        </w:rPr>
        <w:t xml:space="preserve">5.1 Ownership of Deliverables. </w:t>
      </w:r>
      <w:r>
        <w:rPr>
          <w:sz w:val="24"/>
          <w:szCs w:val="24"/>
        </w:rPr>
        <w:t xml:space="preserve">Upon full payment of all fees due, Client shall own all right, title, and interest in the final approved Deliverables created specifically for Client under this Agreement.</w:t>
      </w:r>
    </w:p>
    <w:p>
      <w:pPr>
        <w:spacing w:after="100"/>
      </w:pPr>
      <w:r>
        <w:rPr>
          <w:b/>
          <w:bCs/>
          <w:sz w:val="24"/>
          <w:szCs w:val="24"/>
        </w:rPr>
        <w:t xml:space="preserve">5.2 Agency IP. </w:t>
      </w:r>
      <w:del w:id="3" w:author="Creative Digital Agency Inc." w:date="2026-01-20T13:15:00Z">
        <w:r>
          <w:rPr>
            <w:sz w:val="24"/>
            <w:szCs w:val="24"/>
          </w:rPr>
          <w:delText xml:space="preserve">Notwithstanding Section 5.1, Agency shall retain all right, title, and interest in the Agency IP. To the extent Agency IP is incorporated into any Deliverables, Agency hereby grants Client a non-exclusive, perpetual, royalty-free license to use such Agency IP solely as part of the Deliverables.</w:delText>
        </w:r>
      </w:del>
      <w:ins w:id="4" w:author="Creative Digital Agency Inc." w:date="2026-01-20T13:15:00Z">
        <w:r>
          <w:rPr>
            <w:sz w:val="24"/>
            <w:szCs w:val="24"/>
          </w:rPr>
          <w:t xml:space="preserve">Agency shall retain all right, title, and interest in Agency IP and all reusable components, concepts, techniques, and know-how developed during the engagement. Client’s license to Agency IP incorporated in Deliverables is limited to the Territory and may be revoked upon any payment default.</w:t>
        </w:r>
      </w:ins>
    </w:p>
    <w:p>
      <w:pPr>
        <w:spacing w:after="100"/>
      </w:pPr>
      <w:r>
        <w:rPr>
          <w:b/>
          <w:bCs/>
          <w:sz w:val="24"/>
          <w:szCs w:val="24"/>
        </w:rPr>
        <w:t xml:space="preserve">5.3 Preliminary Work. </w:t>
      </w:r>
      <w:r>
        <w:rPr>
          <w:sz w:val="24"/>
          <w:szCs w:val="24"/>
        </w:rPr>
        <w:t xml:space="preserve">All concepts, sketches, drafts, and preliminary work product that are not incorporated into final approved Deliverables shall remain Agency's property.</w:t>
      </w:r>
    </w:p>
    <w:p>
      <w:pPr>
        <w:spacing w:after="200"/>
      </w:pPr>
      <w:r>
        <w:rPr>
          <w:b/>
          <w:bCs/>
          <w:sz w:val="24"/>
          <w:szCs w:val="24"/>
        </w:rPr>
        <w:t xml:space="preserve">5.4 Portfolio Rights. </w:t>
      </w:r>
      <w:r>
        <w:rPr>
          <w:sz w:val="24"/>
          <w:szCs w:val="24"/>
        </w:rPr>
        <w:t xml:space="preserve">Agency shall have the right to display Deliverables in Agency's portfolio, website, and marketing materials, subject to any confidentiality restrictions.</w:t>
      </w:r>
    </w:p>
    <w:p>
      <w:pPr>
        <w:pStyle w:val="Heading1"/>
      </w:pPr>
      <w:r>
        <w:t xml:space="preserve">ARTICLE 6 - ACCEPTANCE OF DELIVERABLES</w:t>
      </w:r>
    </w:p>
    <w:p>
      <w:pPr>
        <w:spacing w:after="100"/>
      </w:pPr>
      <w:r>
        <w:rPr>
          <w:b/>
          <w:bCs/>
          <w:sz w:val="24"/>
          <w:szCs w:val="24"/>
        </w:rPr>
        <w:t xml:space="preserve">6.1 Review Period. </w:t>
      </w:r>
      <w:del w:id="5" w:author="Creative Digital Agency Inc." w:date="2026-01-20T13:30:00Z">
        <w:r>
          <w:rPr>
            <w:sz w:val="24"/>
            <w:szCs w:val="24"/>
          </w:rPr>
          <w:delText xml:space="preserve">Client shall review each Deliverable and provide written acceptance or detailed written rejection specifying deficiencies within fifteen (15) business days of delivery. If Client fails to provide written notice within such period, the Deliverable shall be deemed rejected and Agency shall have an opportunity to cure.</w:delText>
        </w:r>
      </w:del>
      <w:ins w:id="6" w:author="Creative Digital Agency Inc." w:date="2026-01-20T13:30:00Z">
        <w:r>
          <w:rPr>
            <w:sz w:val="24"/>
            <w:szCs w:val="24"/>
          </w:rPr>
          <w:t xml:space="preserve">Client shall review each Deliverable and provide written acceptance or rejection within five (5) business days of delivery. Failure to provide written rejection within such period shall constitute deemed acceptance. Client waives all defects not identified in writing within the review period.</w:t>
        </w:r>
      </w:ins>
    </w:p>
    <w:p>
      <w:pPr>
        <w:spacing w:after="100"/>
      </w:pPr>
      <w:r>
        <w:rPr>
          <w:b/>
          <w:bCs/>
          <w:sz w:val="24"/>
          <w:szCs w:val="24"/>
        </w:rPr>
        <w:t xml:space="preserve">6.2 Revisions. </w:t>
      </w:r>
      <w:r>
        <w:rPr>
          <w:sz w:val="24"/>
          <w:szCs w:val="24"/>
        </w:rPr>
        <w:t xml:space="preserve">Unless otherwise specified in the applicable SOW, Agency shall provide up to two (2) rounds of revisions to each Deliverable at no additional charge. Additional revisions shall be billed at Agency's then-current hourly rates.</w:t>
      </w:r>
    </w:p>
    <w:p>
      <w:pPr>
        <w:spacing w:after="200"/>
      </w:pPr>
      <w:r>
        <w:rPr>
          <w:b/>
          <w:bCs/>
          <w:sz w:val="24"/>
          <w:szCs w:val="24"/>
        </w:rPr>
        <w:t xml:space="preserve">6.3 Final Acceptance. </w:t>
      </w:r>
      <w:r>
        <w:rPr>
          <w:sz w:val="24"/>
          <w:szCs w:val="24"/>
        </w:rPr>
        <w:t xml:space="preserve">Client's use of any Deliverable in commerce or public distribution shall constitute final acceptance of such Deliverable.</w:t>
      </w:r>
    </w:p>
    <w:p>
      <w:pPr>
        <w:pStyle w:val="Heading1"/>
      </w:pPr>
      <w:r>
        <w:t xml:space="preserve">ARTICLE 7 - THIRD-PARTY MATERIALS</w:t>
      </w:r>
    </w:p>
    <w:p>
      <w:pPr>
        <w:spacing w:after="100"/>
      </w:pPr>
      <w:r>
        <w:rPr>
          <w:b/>
          <w:bCs/>
          <w:sz w:val="24"/>
          <w:szCs w:val="24"/>
        </w:rPr>
        <w:t xml:space="preserve">7.1 Third-Party Licenses. </w:t>
      </w:r>
      <w:r>
        <w:rPr>
          <w:sz w:val="24"/>
          <w:szCs w:val="24"/>
        </w:rPr>
        <w:t xml:space="preserve">Agency may incorporate third-party materials (such as stock photography, fonts, or software) into the Deliverables. Agency shall identify such materials and ensure appropriate licenses are obtained.</w:t>
      </w:r>
    </w:p>
    <w:p>
      <w:pPr>
        <w:spacing w:after="200"/>
      </w:pPr>
      <w:r>
        <w:rPr>
          <w:b/>
          <w:bCs/>
          <w:sz w:val="24"/>
          <w:szCs w:val="24"/>
        </w:rPr>
        <w:t xml:space="preserve">7.2 License Costs. </w:t>
      </w:r>
      <w:r>
        <w:rPr>
          <w:sz w:val="24"/>
          <w:szCs w:val="24"/>
        </w:rPr>
        <w:t xml:space="preserve">Costs for third-party licenses shall be the responsibility of Client and may be billed as an expense or included in the SOW fees as agreed.</w:t>
      </w:r>
    </w:p>
    <w:p>
      <w:pPr>
        <w:pStyle w:val="Heading1"/>
      </w:pPr>
      <w:r>
        <w:t xml:space="preserve">ARTICLE 8 - REPRESENTATIONS AND WARRANTIES</w:t>
      </w:r>
    </w:p>
    <w:p>
      <w:pPr>
        <w:spacing w:after="100"/>
      </w:pPr>
      <w:r>
        <w:rPr>
          <w:b/>
          <w:bCs/>
          <w:sz w:val="24"/>
          <w:szCs w:val="24"/>
        </w:rPr>
        <w:t xml:space="preserve">8.1 Agency Warranties. </w:t>
      </w:r>
      <w:r>
        <w:rPr>
          <w:sz w:val="24"/>
          <w:szCs w:val="24"/>
        </w:rPr>
        <w:t xml:space="preserve">Agency represents and warrants that: (a) it has the right to enter into this Agreement; (b) the Services will be performed in a professional manner; (c) the Deliverables will conform to the specifications in the applicable SOW; and (d) the Deliverables will not infringe third-party intellectual property rights.</w:t>
      </w:r>
    </w:p>
    <w:p>
      <w:pPr>
        <w:spacing w:after="100"/>
      </w:pPr>
      <w:r>
        <w:rPr>
          <w:b/>
          <w:bCs/>
          <w:sz w:val="24"/>
          <w:szCs w:val="24"/>
        </w:rPr>
        <w:t xml:space="preserve">8.2 Client Warranties. </w:t>
      </w:r>
      <w:r>
        <w:rPr>
          <w:sz w:val="24"/>
          <w:szCs w:val="24"/>
        </w:rPr>
        <w:t xml:space="preserve">Client represents and warrants that: (a) it has the right to provide Client Materials; (b) use of Client Materials will not infringe third-party rights; and (c) Client has authority to enter into this Agreement.</w:t>
      </w:r>
    </w:p>
    <w:p>
      <w:pPr>
        <w:spacing w:after="200"/>
      </w:pPr>
      <w:r>
        <w:rPr>
          <w:b/>
          <w:bCs/>
          <w:sz w:val="24"/>
          <w:szCs w:val="24"/>
        </w:rPr>
        <w:t xml:space="preserve">8.3 Disclaimer. </w:t>
      </w:r>
      <w:r>
        <w:rPr>
          <w:sz w:val="24"/>
          <w:szCs w:val="24"/>
        </w:rPr>
        <w:t xml:space="preserve">EXCEPT AS EXPRESSLY SET FORTH HEREIN, AGENCY MAKES NO WARRANTIES, EXPRESS OR IMPLIED, INCLUDING THE IMPLIED WARRANTIES OF MERCHANTABILITY AND FITNESS FOR A PARTICULAR PURPOSE.</w:t>
      </w:r>
    </w:p>
    <w:p>
      <w:pPr>
        <w:pStyle w:val="Heading1"/>
      </w:pPr>
      <w:r>
        <w:t xml:space="preserve">ARTICLE 9 - CONFIDENTIALITY</w:t>
      </w:r>
    </w:p>
    <w:p>
      <w:pPr>
        <w:spacing w:after="200"/>
      </w:pPr>
      <w:r>
        <w:rPr>
          <w:b/>
          <w:bCs/>
          <w:sz w:val="24"/>
          <w:szCs w:val="24"/>
        </w:rPr>
        <w:t xml:space="preserve">9.1 Confidentiality Obligations. </w:t>
      </w:r>
      <w:r>
        <w:rPr>
          <w:sz w:val="24"/>
          <w:szCs w:val="24"/>
        </w:rPr>
        <w:t xml:space="preserve">Each Party agrees to maintain the confidentiality of the other Party's confidential information and not disclose it to third parties without prior written consent. This obligation shall survive termination for three (3) years.</w:t>
      </w:r>
    </w:p>
    <w:p>
      <w:pPr>
        <w:pStyle w:val="Heading1"/>
      </w:pPr>
      <w:r>
        <w:t xml:space="preserve">ARTICLE 10 - LIMITATION OF LIABILITY</w:t>
      </w:r>
    </w:p>
    <w:p>
      <w:pPr>
        <w:spacing w:after="100"/>
      </w:pPr>
      <w:r>
        <w:rPr>
          <w:b/>
          <w:bCs/>
          <w:sz w:val="24"/>
          <w:szCs w:val="24"/>
        </w:rPr>
        <w:t xml:space="preserve">10.1 Exclusion of Damages. </w:t>
      </w:r>
      <w:r>
        <w:rPr>
          <w:sz w:val="24"/>
          <w:szCs w:val="24"/>
        </w:rPr>
        <w:t xml:space="preserve">NEITHER PARTY SHALL BE LIABLE FOR INDIRECT, INCIDENTAL, SPECIAL, CONSEQUENTIAL, OR PUNITIVE DAMAGES ARISING FROM THIS AGREEMENT.</w:t>
      </w:r>
    </w:p>
    <w:p>
      <w:pPr>
        <w:spacing w:after="200"/>
      </w:pPr>
      <w:r>
        <w:rPr>
          <w:b/>
          <w:bCs/>
          <w:sz w:val="24"/>
          <w:szCs w:val="24"/>
        </w:rPr>
        <w:t xml:space="preserve">10.2 Cap on Liability. </w:t>
      </w:r>
      <w:del w:id="7" w:author="Creative Digital Agency Inc." w:date="2026-01-20T13:45:00Z">
        <w:r>
          <w:rPr>
            <w:sz w:val="24"/>
            <w:szCs w:val="24"/>
          </w:rPr>
          <w:delText xml:space="preserve">AGENCY'S TOTAL LIABILITY SHALL NOT EXCEED THE FEES PAID BY CLIENT UNDER THE APPLICABLE STATEMENT OF WORK GIVING RISE TO THE CLAIM.</w:delText>
        </w:r>
      </w:del>
      <w:ins w:id="8" w:author="Creative Digital Agency Inc." w:date="2026-01-20T13:45:00Z">
        <w:r>
          <w:rPr>
            <w:sz w:val="24"/>
            <w:szCs w:val="24"/>
          </w:rPr>
          <w:t xml:space="preserve">AGENCY’S TOTAL LIABILITY SHALL NOT EXCEED TWENTY-FIVE THOUSAND DOLLARS ($25,000) REGARDLESS OF THE FEES PAID OR THE NATURE OF THE CLAIM.</w:t>
        </w:r>
      </w:ins>
    </w:p>
    <w:p>
      <w:pPr>
        <w:pStyle w:val="Heading1"/>
      </w:pPr>
      <w:r>
        <w:t xml:space="preserve">ARTICLE 11 - INDEMNIFICATION</w:t>
      </w:r>
    </w:p>
    <w:p>
      <w:pPr>
        <w:spacing w:after="100"/>
      </w:pPr>
      <w:r>
        <w:rPr>
          <w:b/>
          <w:bCs/>
          <w:sz w:val="24"/>
          <w:szCs w:val="24"/>
        </w:rPr>
        <w:t xml:space="preserve">11.1 Agency Indemnification. </w:t>
      </w:r>
      <w:r>
        <w:rPr>
          <w:sz w:val="24"/>
          <w:szCs w:val="24"/>
        </w:rPr>
        <w:t xml:space="preserve">Agency shall indemnify Client against third-party claims that the Deliverables (excluding Client Materials) infringe intellectual property rights.</w:t>
      </w:r>
    </w:p>
    <w:p>
      <w:pPr>
        <w:spacing w:after="200"/>
      </w:pPr>
      <w:r>
        <w:rPr>
          <w:b/>
          <w:bCs/>
          <w:sz w:val="24"/>
          <w:szCs w:val="24"/>
        </w:rPr>
        <w:t xml:space="preserve">11.2 Client Indemnification. </w:t>
      </w:r>
      <w:r>
        <w:rPr>
          <w:sz w:val="24"/>
          <w:szCs w:val="24"/>
        </w:rPr>
        <w:t xml:space="preserve">Client shall indemnify Agency against third-party claims arising from: (a) Client Materials; (b) Client's instructions to Agency; or (c) Client's use of Deliverables beyond the intended scope.</w:t>
      </w:r>
    </w:p>
    <w:p>
      <w:pPr>
        <w:pStyle w:val="Heading1"/>
      </w:pPr>
      <w:r>
        <w:t xml:space="preserve">ARTICLE 12 - TERM AND TERMINATION</w:t>
      </w:r>
    </w:p>
    <w:p>
      <w:pPr>
        <w:spacing w:after="100"/>
      </w:pPr>
      <w:r>
        <w:rPr>
          <w:b/>
          <w:bCs/>
          <w:sz w:val="24"/>
          <w:szCs w:val="24"/>
        </w:rPr>
        <w:t xml:space="preserve">12.1 Term. </w:t>
      </w:r>
      <w:r>
        <w:rPr>
          <w:sz w:val="24"/>
          <w:szCs w:val="24"/>
        </w:rPr>
        <w:t xml:space="preserve">This Agreement shall commence on the Effective Date and continue until terminated by either Party.</w:t>
      </w:r>
    </w:p>
    <w:p>
      <w:pPr>
        <w:spacing w:after="100"/>
      </w:pPr>
      <w:r>
        <w:rPr>
          <w:b/>
          <w:bCs/>
          <w:sz w:val="24"/>
          <w:szCs w:val="24"/>
        </w:rPr>
        <w:t xml:space="preserve">12.2 Termination for Convenience. </w:t>
      </w:r>
      <w:r>
        <w:rPr>
          <w:sz w:val="24"/>
          <w:szCs w:val="24"/>
        </w:rPr>
        <w:t xml:space="preserve">Either Party may terminate this Agreement upon thirty (30) days' prior written notice. Termination of this Agreement shall not affect any SOW already in progress.</w:t>
      </w:r>
    </w:p>
    <w:p>
      <w:pPr>
        <w:spacing w:after="100"/>
      </w:pPr>
      <w:r>
        <w:rPr>
          <w:b/>
          <w:bCs/>
          <w:sz w:val="24"/>
          <w:szCs w:val="24"/>
        </w:rPr>
        <w:t xml:space="preserve">12.3 Termination for Cause. </w:t>
      </w:r>
      <w:r>
        <w:rPr>
          <w:sz w:val="24"/>
          <w:szCs w:val="24"/>
        </w:rPr>
        <w:t xml:space="preserve">Either Party may terminate upon material breach that remains uncured for fifteen (15) days after written notice.</w:t>
      </w:r>
    </w:p>
    <w:p>
      <w:pPr>
        <w:spacing w:after="200"/>
      </w:pPr>
      <w:r>
        <w:rPr>
          <w:b/>
          <w:bCs/>
          <w:sz w:val="24"/>
          <w:szCs w:val="24"/>
        </w:rPr>
        <w:t xml:space="preserve">12.4 Effect of Termination. </w:t>
      </w:r>
      <w:r>
        <w:rPr>
          <w:sz w:val="24"/>
          <w:szCs w:val="24"/>
        </w:rPr>
        <w:t xml:space="preserve">Upon termination: (a) Client shall pay for all Services performed and expenses incurred through termination; (b) Agency shall deliver all completed work product for which Client has paid.</w:t>
      </w:r>
    </w:p>
    <w:p>
      <w:pPr>
        <w:pStyle w:val="Heading1"/>
      </w:pPr>
      <w:r>
        <w:t xml:space="preserve">ARTICLE 13 - GENERAL PROVISIONS</w:t>
      </w:r>
    </w:p>
    <w:p>
      <w:pPr>
        <w:spacing w:after="100"/>
      </w:pPr>
      <w:r>
        <w:rPr>
          <w:b/>
          <w:bCs/>
          <w:sz w:val="24"/>
          <w:szCs w:val="24"/>
        </w:rPr>
        <w:t xml:space="preserve">13.1 Governing Law. </w:t>
      </w:r>
      <w:r>
        <w:rPr>
          <w:sz w:val="24"/>
          <w:szCs w:val="24"/>
        </w:rPr>
        <w:t xml:space="preserve">This Agreement shall be governed by the laws of the State of New York.</w:t>
      </w:r>
    </w:p>
    <w:p>
      <w:pPr>
        <w:spacing w:after="100"/>
      </w:pPr>
      <w:r>
        <w:rPr>
          <w:b/>
          <w:bCs/>
          <w:sz w:val="24"/>
          <w:szCs w:val="24"/>
        </w:rPr>
        <w:t xml:space="preserve">13.2 Dispute Resolution. </w:t>
      </w:r>
      <w:r>
        <w:rPr>
          <w:sz w:val="24"/>
          <w:szCs w:val="24"/>
        </w:rPr>
        <w:t xml:space="preserve">Disputes shall be resolved by arbitration in New York, New York.</w:t>
      </w:r>
    </w:p>
    <w:p>
      <w:pPr>
        <w:spacing w:after="100"/>
      </w:pPr>
      <w:r>
        <w:rPr>
          <w:b/>
          <w:bCs/>
          <w:sz w:val="24"/>
          <w:szCs w:val="24"/>
        </w:rPr>
        <w:t xml:space="preserve">13.3 Assignment. </w:t>
      </w:r>
      <w:r>
        <w:rPr>
          <w:sz w:val="24"/>
          <w:szCs w:val="24"/>
        </w:rPr>
        <w:t xml:space="preserve">Neither Party may assign without prior written consent.</w:t>
      </w:r>
    </w:p>
    <w:p>
      <w:pPr>
        <w:spacing w:after="100"/>
      </w:pPr>
      <w:r>
        <w:rPr>
          <w:b/>
          <w:bCs/>
          <w:sz w:val="24"/>
          <w:szCs w:val="24"/>
        </w:rPr>
        <w:t xml:space="preserve">13.4 Entire Agreement. </w:t>
      </w:r>
      <w:r>
        <w:rPr>
          <w:sz w:val="24"/>
          <w:szCs w:val="24"/>
        </w:rPr>
        <w:t xml:space="preserve">This Agreement constitutes the entire agreement between the Parties.</w:t>
      </w:r>
    </w:p>
    <w:p>
      <w:pPr>
        <w:spacing w:after="200"/>
      </w:pPr>
      <w:r>
        <w:rPr>
          <w:b/>
          <w:bCs/>
          <w:sz w:val="24"/>
          <w:szCs w:val="24"/>
        </w:rPr>
        <w:t xml:space="preserve">13.5 Amendment. </w:t>
      </w:r>
      <w:r>
        <w:rPr>
          <w:sz w:val="24"/>
          <w:szCs w:val="24"/>
        </w:rPr>
        <w:t xml:space="preserve">Amendments must be in writing and signed by both Parties.</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Master Services Agreement as of the Effective Date.</w:t>
      </w:r>
    </w:p>
    <w:p>
      <w:pPr>
        <w:spacing w:before="400" w:after="100"/>
      </w:pPr>
      <w:r>
        <w:rPr>
          <w:b/>
          <w:bCs/>
          <w:sz w:val="24"/>
          <w:szCs w:val="24"/>
        </w:rPr>
        <w:t xml:space="preserve">AGENCY:</w:t>
      </w:r>
    </w:p>
    <w:p>
      <w:pPr>
        <w:spacing w:after="100"/>
      </w:pPr>
      <w:r>
        <w:rPr>
          <w:b/>
          <w:bCs/>
          <w:sz w:val="24"/>
          <w:szCs w:val="24"/>
        </w:rPr>
        <w:t xml:space="preserve">Creative Digital Agency Inc.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CLIENT:</w:t>
      </w:r>
    </w:p>
    <w:p>
      <w:pPr>
        <w:spacing w:after="100"/>
      </w:pPr>
      <w:r>
        <w:rPr>
          <w:b/>
          <w:bCs/>
          <w:sz w:val="24"/>
          <w:szCs w:val="24"/>
        </w:rPr>
        <w:t xml:space="preserve">_________________________________</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STATEMENT OF WORK TEMPLATE</w:t>
      </w:r>
    </w:p>
    <w:p>
      <w:pPr>
        <w:spacing w:after="200"/>
      </w:pPr>
      <w:r>
        <w:rPr>
          <w:i/>
          <w:iCs/>
          <w:sz w:val="24"/>
          <w:szCs w:val="24"/>
        </w:rPr>
        <w:t xml:space="preserve">[SOW template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2025-12-22T16:09:49.679Z</dcterms:created>
  <dcterms:modified xsi:type="dcterms:W3CDTF">2025-12-22T16:09:49.680Z</dcterms:modified>
</cp:coreProperties>
</file>

<file path=docProps/custom.xml><?xml version="1.0" encoding="utf-8"?>
<Properties xmlns="http://schemas.openxmlformats.org/officeDocument/2006/custom-properties" xmlns:vt="http://schemas.openxmlformats.org/officeDocument/2006/docPropsVTypes"/>
</file>