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SUPPLY AGREEMENT</w:t>
      </w:r>
    </w:p>
    <w:p>
      <w:pPr>
        <w:spacing w:after="400"/>
        <w:jc w:val="center"/>
      </w:pPr>
      <w:r>
        <w:rPr>
          <w:sz w:val="22"/>
          <w:szCs w:val="22"/>
        </w:rPr>
        <w:t xml:space="preserve">Contract No. SA-2025-078</w:t>
      </w:r>
    </w:p>
    <w:p>
      <w:pPr>
        <w:spacing w:after="200"/>
      </w:pPr>
      <w:r>
        <w:rPr>
          <w:sz w:val="24"/>
          <w:szCs w:val="24"/>
        </w:rPr>
        <w:t xml:space="preserve">This Supply Agreement (this "Agreement") is entered into as of _________________, 2025 (the "Effective Date"), by and between:</w:t>
      </w:r>
    </w:p>
    <w:p>
      <w:pPr>
        <w:spacing w:after="100"/>
      </w:pPr>
      <w:r>
        <w:rPr>
          <w:b/>
          <w:bCs/>
          <w:sz w:val="24"/>
          <w:szCs w:val="24"/>
        </w:rPr>
        <w:t xml:space="preserve">Precision Manufacturing Co.</w:t>
      </w:r>
      <w:r>
        <w:rPr>
          <w:sz w:val="24"/>
          <w:szCs w:val="24"/>
        </w:rPr>
        <w:t xml:space="preserve">, a Michigan corporation with its principal place of business at 2500 Industrial Boulevard, Detroit, Michigan 48201 ("Supplier"); and</w:t>
      </w:r>
    </w:p>
    <w:p>
      <w:pPr>
        <w:spacing w:after="200"/>
      </w:pPr>
      <w:r>
        <w:rPr>
          <w:b/>
          <w:bCs/>
          <w:sz w:val="24"/>
          <w:szCs w:val="24"/>
        </w:rPr>
        <w:t xml:space="preserve">Apex Automotive Systems Inc.</w:t>
      </w:r>
      <w:r>
        <w:rPr>
          <w:sz w:val="24"/>
          <w:szCs w:val="24"/>
        </w:rPr>
        <w:t xml:space="preserve">, a Delaware corporation with its principal place of business at 1800 Motor Drive, Dearborn, Michigan 48124 ("Buyer").</w:t>
      </w:r>
    </w:p>
    <w:p>
      <w:pPr>
        <w:pStyle w:val="Heading1"/>
      </w:pPr>
      <w:r>
        <w:t xml:space="preserve">RECITALS</w:t>
      </w:r>
    </w:p>
    <w:p>
      <w:pPr>
        <w:spacing w:after="100"/>
      </w:pPr>
      <w:r>
        <w:rPr>
          <w:b/>
          <w:bCs/>
          <w:sz w:val="24"/>
          <w:szCs w:val="24"/>
        </w:rPr>
        <w:t xml:space="preserve">WHEREAS, </w:t>
      </w:r>
      <w:r>
        <w:rPr>
          <w:sz w:val="24"/>
          <w:szCs w:val="24"/>
        </w:rPr>
        <w:t xml:space="preserve">Supplier is engaged in the business of manufacturing precision automotive components; and</w:t>
      </w:r>
    </w:p>
    <w:p>
      <w:pPr>
        <w:spacing w:after="100"/>
      </w:pPr>
      <w:r>
        <w:rPr>
          <w:b/>
          <w:bCs/>
          <w:sz w:val="24"/>
          <w:szCs w:val="24"/>
        </w:rPr>
        <w:t xml:space="preserve">WHEREAS, </w:t>
      </w:r>
      <w:r>
        <w:rPr>
          <w:sz w:val="24"/>
          <w:szCs w:val="24"/>
        </w:rPr>
        <w:t xml:space="preserve">Buyer desires to purchase certain products from Supplier for use in Buyer's manufacturing operations.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"Delivery Schedule" </w:t>
      </w:r>
      <w:r>
        <w:rPr>
          <w:sz w:val="24"/>
          <w:szCs w:val="24"/>
        </w:rPr>
        <w:t xml:space="preserve">means the schedule for delivery of Products as set forth in Exhibit B or as otherwise agreed in writing.</w:t>
      </w:r>
    </w:p>
    <w:p>
      <w:pPr>
        <w:spacing w:after="100"/>
      </w:pPr>
      <w:r>
        <w:rPr>
          <w:b/>
          <w:bCs/>
          <w:sz w:val="24"/>
          <w:szCs w:val="24"/>
        </w:rPr>
        <w:t xml:space="preserve">1.2 "Forecasts" </w:t>
      </w:r>
      <w:r>
        <w:rPr>
          <w:sz w:val="24"/>
          <w:szCs w:val="24"/>
        </w:rPr>
        <w:t xml:space="preserve">means Buyer's non-binding estimates of anticipated Product requirements provided pursuant to Section 2.3.</w:t>
      </w:r>
    </w:p>
    <w:p>
      <w:pPr>
        <w:spacing w:after="100"/>
      </w:pPr>
      <w:r>
        <w:rPr>
          <w:b/>
          <w:bCs/>
          <w:sz w:val="24"/>
          <w:szCs w:val="24"/>
        </w:rPr>
        <w:t xml:space="preserve">1.3 "Products" </w:t>
      </w:r>
      <w:r>
        <w:rPr>
          <w:sz w:val="24"/>
          <w:szCs w:val="24"/>
        </w:rPr>
        <w:t xml:space="preserve">means the automotive components and parts described in Exhibit A.</w:t>
      </w:r>
    </w:p>
    <w:p>
      <w:pPr>
        <w:spacing w:after="200"/>
      </w:pPr>
      <w:r>
        <w:rPr>
          <w:b/>
          <w:bCs/>
          <w:sz w:val="24"/>
          <w:szCs w:val="24"/>
        </w:rPr>
        <w:t xml:space="preserve">1.4 "Specifications" </w:t>
      </w:r>
      <w:r>
        <w:rPr>
          <w:sz w:val="24"/>
          <w:szCs w:val="24"/>
        </w:rPr>
        <w:t xml:space="preserve">means the technical specifications, drawings, quality standards, and performance requirements for the Products as set forth in Exhibit A.</w:t>
      </w:r>
    </w:p>
    <w:p>
      <w:pPr>
        <w:pStyle w:val="Heading1"/>
      </w:pPr>
      <w:r>
        <w:t xml:space="preserve">ARTICLE 2 - PURCHASE AND SALE</w:t>
      </w:r>
    </w:p>
    <w:p>
      <w:pPr>
        <w:spacing w:after="100"/>
      </w:pPr>
      <w:r>
        <w:rPr>
          <w:b/>
          <w:bCs/>
          <w:sz w:val="24"/>
          <w:szCs w:val="24"/>
        </w:rPr>
        <w:t xml:space="preserve">2.1 Agreement to Supply. </w:t>
      </w:r>
      <w:r>
        <w:rPr>
          <w:sz w:val="24"/>
          <w:szCs w:val="24"/>
        </w:rPr>
        <w:t xml:space="preserve">Supplier agrees to manufacture and sell to Buyer, and Buyer agrees to purchase from Supplier, the Products in accordance with the terms of this Agreement.</w:t>
      </w:r>
    </w:p>
    <w:p>
      <w:pPr>
        <w:spacing w:after="100"/>
      </w:pPr>
      <w:r>
        <w:rPr>
          <w:b/>
          <w:bCs/>
          <w:sz w:val="24"/>
          <w:szCs w:val="24"/>
        </w:rPr>
        <w:t xml:space="preserve">2.2 Purchase Orders. </w:t>
      </w:r>
      <w:r>
        <w:rPr>
          <w:sz w:val="24"/>
          <w:szCs w:val="24"/>
        </w:rPr>
        <w:t xml:space="preserve">Buyer shall submit purchase orders to Supplier specifying the Products, quantities, requested delivery dates, and shipping instructions. Supplier shall accept or reject each purchase order within five (5) business days.</w:t>
      </w:r>
    </w:p>
    <w:p>
      <w:pPr>
        <w:spacing w:after="200"/>
      </w:pPr>
      <w:r>
        <w:rPr>
          <w:b/>
          <w:bCs/>
          <w:sz w:val="24"/>
          <w:szCs w:val="24"/>
        </w:rPr>
        <w:t xml:space="preserve">2.3 Forecasts. </w:t>
      </w:r>
      <w:r>
        <w:rPr>
          <w:sz w:val="24"/>
          <w:szCs w:val="24"/>
        </w:rPr>
        <w:t xml:space="preserve">Buyer shall provide Supplier with rolling twelve-month forecasts of anticipated Product requirements on a monthly basis. Such forecasts are non-binding but Supplier shall use them for capacity planning purposes.</w:t>
      </w:r>
    </w:p>
    <w:p>
      <w:pPr>
        <w:pStyle w:val="Heading1"/>
      </w:pPr>
      <w:r>
        <w:t xml:space="preserve">ARTICLE 3 - PRICING</w:t>
      </w:r>
    </w:p>
    <w:p>
      <w:pPr>
        <w:spacing w:after="100"/>
      </w:pPr>
      <w:r>
        <w:rPr>
          <w:b/>
          <w:bCs/>
          <w:sz w:val="24"/>
          <w:szCs w:val="24"/>
        </w:rPr>
        <w:t xml:space="preserve">3.1 Prices. </w:t>
      </w:r>
      <w:r>
        <w:rPr>
          <w:sz w:val="24"/>
          <w:szCs w:val="24"/>
        </w:rPr>
        <w:t xml:space="preserve">Buyer shall purchase Products at the prices set forth in Exhibit C. Prices are firm for the first twelve (12) months following the Effective Date.</w:t>
      </w:r>
    </w:p>
    <w:p>
      <w:pPr>
        <w:spacing w:after="100"/>
      </w:pPr>
      <w:r>
        <w:rPr>
          <w:b/>
          <w:bCs/>
          <w:sz w:val="24"/>
          <w:szCs w:val="24"/>
        </w:rPr>
        <w:t xml:space="preserve">3.2 Price Adjustments. </w:t>
      </w:r>
      <w:r>
        <w:rPr>
          <w:sz w:val="24"/>
          <w:szCs w:val="24"/>
        </w:rPr>
        <w:t xml:space="preserve">After the initial twelve-month period, Supplier may adjust prices annually upon ninety (90) days' prior written notice, provided that no single adjustment shall exceed five percent (5%).</w:t>
      </w:r>
    </w:p>
    <w:p>
      <w:pPr>
        <w:spacing w:after="200"/>
      </w:pPr>
      <w:r>
        <w:rPr>
          <w:b/>
          <w:bCs/>
          <w:sz w:val="24"/>
          <w:szCs w:val="24"/>
        </w:rPr>
        <w:t xml:space="preserve">3.3 Taxes. </w:t>
      </w:r>
      <w:r>
        <w:rPr>
          <w:sz w:val="24"/>
          <w:szCs w:val="24"/>
        </w:rPr>
        <w:t xml:space="preserve">Prices are exclusive of applicable taxes. Buyer shall be responsible for all sales, use, and similar taxes, excluding taxes based on Supplier's income.</w:t>
      </w:r>
    </w:p>
    <w:p>
      <w:pPr>
        <w:pStyle w:val="Heading1"/>
      </w:pPr>
      <w:r>
        <w:t xml:space="preserve">ARTICLE 4 - PAYMENT</w:t>
      </w:r>
    </w:p>
    <w:p>
      <w:pPr>
        <w:spacing w:after="100"/>
      </w:pPr>
      <w:r>
        <w:rPr>
          <w:b/>
          <w:bCs/>
          <w:sz w:val="24"/>
          <w:szCs w:val="24"/>
        </w:rPr>
        <w:t xml:space="preserve">4.1 Invoicing. </w:t>
      </w:r>
      <w:r>
        <w:rPr>
          <w:sz w:val="24"/>
          <w:szCs w:val="24"/>
        </w:rPr>
        <w:t xml:space="preserve">Supplier shall invoice Buyer upon shipment of Products. Each invoice shall include the purchase order number, description of Products, quantities, and applicable prices.</w:t>
      </w:r>
    </w:p>
    <w:p>
      <w:pPr>
        <w:spacing w:after="100"/>
      </w:pPr>
      <w:r>
        <w:rPr>
          <w:b/>
          <w:bCs/>
          <w:sz w:val="24"/>
          <w:szCs w:val="24"/>
        </w:rPr>
        <w:t xml:space="preserve">4.2 Payment Terms. </w:t>
      </w:r>
      <w:del w:id="1" w:author="Precision Manufacturing Co." w:date="2026-01-20T14:00:00Z">
        <w:r>
          <w:rPr>
            <w:sz w:val="24"/>
            <w:szCs w:val="24"/>
          </w:rPr>
          <w:delText xml:space="preserve">Buyer shall pay all invoices within thirty (30) days of the invoice date (Net 30). Late payments shall bear interest at the rate of one and one-half percent (1.5%) per month.</w:delText>
        </w:r>
      </w:del>
      <w:ins w:id="2" w:author="Precision Manufacturing Co." w:date="2026-01-20T14:00:00Z">
        <w:r>
          <w:rPr>
            <w:sz w:val="24"/>
            <w:szCs w:val="24"/>
          </w:rPr>
          <w:t xml:space="preserve">Buyer shall pay all invoices within fifteen (15) days of the invoice date (Net 15). Late payments shall bear interest at two percent (2%) per month. Supplier may suspend deliveries if any invoice is overdue.</w:t>
        </w:r>
      </w:ins>
    </w:p>
    <w:p>
      <w:pPr>
        <w:spacing w:after="200"/>
      </w:pPr>
      <w:r>
        <w:rPr>
          <w:b/>
          <w:bCs/>
          <w:sz w:val="24"/>
          <w:szCs w:val="24"/>
        </w:rPr>
        <w:t xml:space="preserve">4.3 Disputed Invoices. </w:t>
      </w:r>
      <w:r>
        <w:rPr>
          <w:sz w:val="24"/>
          <w:szCs w:val="24"/>
        </w:rPr>
        <w:t xml:space="preserve">Buyer shall notify Supplier of any disputed amounts within fifteen (15) days of invoice receipt. Undisputed amounts shall be paid when due.</w:t>
      </w:r>
    </w:p>
    <w:p>
      <w:pPr>
        <w:pStyle w:val="Heading1"/>
      </w:pPr>
      <w:r>
        <w:t xml:space="preserve">ARTICLE 5 - WARRANTY</w:t>
      </w:r>
    </w:p>
    <w:p>
      <w:pPr>
        <w:spacing w:after="100"/>
      </w:pPr>
      <w:r>
        <w:rPr>
          <w:b/>
          <w:bCs/>
          <w:sz w:val="24"/>
          <w:szCs w:val="24"/>
        </w:rPr>
        <w:t xml:space="preserve">5.1 Product Warranty. </w:t>
      </w:r>
      <w:del w:id="3" w:author="Precision Manufacturing Co." w:date="2026-01-20T14:15:00Z">
        <w:r>
          <w:rPr>
            <w:sz w:val="24"/>
            <w:szCs w:val="24"/>
          </w:rPr>
          <w:delText xml:space="preserve">Supplier warrants that all Products delivered hereunder shall be free from defects in materials and workmanship and shall conform to the Specifications for a period of one (1) year from the date of delivery to Buyer.</w:delText>
        </w:r>
      </w:del>
      <w:ins w:id="4" w:author="Precision Manufacturing Co." w:date="2026-01-20T14:15:00Z">
        <w:r>
          <w:rPr>
            <w:sz w:val="24"/>
            <w:szCs w:val="24"/>
          </w:rPr>
          <w:t xml:space="preserve">Supplier warrants that all Products shall be free from defects in materials for a period of sixty (60) days from delivery. This warranty is void if Products are used in combination with non-approved components or outside specified operating conditions.</w:t>
        </w:r>
      </w:ins>
    </w:p>
    <w:p>
      <w:pPr>
        <w:spacing w:after="100"/>
      </w:pPr>
      <w:r>
        <w:rPr>
          <w:b/>
          <w:bCs/>
          <w:sz w:val="24"/>
          <w:szCs w:val="24"/>
        </w:rPr>
        <w:t xml:space="preserve">5.2 Warranty Claims. </w:t>
      </w:r>
      <w:r>
        <w:rPr>
          <w:sz w:val="24"/>
          <w:szCs w:val="24"/>
        </w:rPr>
        <w:t xml:space="preserve">Buyer shall notify Supplier of any warranty claims promptly upon discovery. Supplier's sole obligation shall be, at Supplier's option, to repair, replace, or refund the purchase price of defective Products.</w:t>
      </w:r>
    </w:p>
    <w:p>
      <w:pPr>
        <w:spacing w:after="200"/>
      </w:pPr>
      <w:r>
        <w:rPr>
          <w:b/>
          <w:bCs/>
          <w:sz w:val="24"/>
          <w:szCs w:val="24"/>
        </w:rPr>
        <w:t xml:space="preserve">5.3 Disclaimer. </w:t>
      </w:r>
      <w:r>
        <w:rPr>
          <w:sz w:val="24"/>
          <w:szCs w:val="24"/>
        </w:rPr>
        <w:t xml:space="preserve">EXCEPT AS EXPRESSLY SET FORTH HEREIN, SUPPLIER MAKES NO WARRANTIES, EXPRESS OR IMPLIED, INCLUDING THE IMPLIED WARRANTIES OF MERCHANTABILITY AND FITNESS FOR A PARTICULAR PURPOSE.</w:t>
      </w:r>
    </w:p>
    <w:p>
      <w:pPr>
        <w:pStyle w:val="Heading1"/>
      </w:pPr>
      <w:r>
        <w:t xml:space="preserve">ARTICLE 6 - DELIVERY</w:t>
      </w:r>
    </w:p>
    <w:p>
      <w:pPr>
        <w:spacing w:after="100"/>
      </w:pPr>
      <w:r>
        <w:rPr>
          <w:b/>
          <w:bCs/>
          <w:sz w:val="24"/>
          <w:szCs w:val="24"/>
        </w:rPr>
        <w:t xml:space="preserve">6.1 Delivery Terms. </w:t>
      </w:r>
      <w:r>
        <w:rPr>
          <w:sz w:val="24"/>
          <w:szCs w:val="24"/>
        </w:rPr>
        <w:t xml:space="preserve">Unless otherwise agreed, all Products shall be delivered FCA Supplier's facility (Incoterms 2020). Title and risk of loss shall pass to Buyer upon delivery to the carrier.</w:t>
      </w:r>
    </w:p>
    <w:p>
      <w:pPr>
        <w:spacing w:after="100"/>
      </w:pPr>
      <w:r>
        <w:rPr>
          <w:b/>
          <w:bCs/>
          <w:sz w:val="24"/>
          <w:szCs w:val="24"/>
        </w:rPr>
        <w:t xml:space="preserve">6.2 Shipping. </w:t>
      </w:r>
      <w:r>
        <w:rPr>
          <w:sz w:val="24"/>
          <w:szCs w:val="24"/>
        </w:rPr>
        <w:t xml:space="preserve">Buyer shall be responsible for all shipping, freight, and insurance costs. Supplier shall use Buyer's designated carrier when specified.</w:t>
      </w:r>
    </w:p>
    <w:p>
      <w:pPr>
        <w:spacing w:after="200"/>
      </w:pPr>
      <w:r>
        <w:rPr>
          <w:b/>
          <w:bCs/>
          <w:sz w:val="24"/>
          <w:szCs w:val="24"/>
        </w:rPr>
        <w:t xml:space="preserve">6.3 Partial Shipments. </w:t>
      </w:r>
      <w:r>
        <w:rPr>
          <w:sz w:val="24"/>
          <w:szCs w:val="24"/>
        </w:rPr>
        <w:t xml:space="preserve">Supplier may make partial shipments unless Buyer specifies otherwise in the purchase order.</w:t>
      </w:r>
    </w:p>
    <w:p>
      <w:pPr>
        <w:pStyle w:val="Heading1"/>
      </w:pPr>
      <w:r>
        <w:t xml:space="preserve">ARTICLE 7 - INSPECTION AND ACCEPTANCE</w:t>
      </w:r>
    </w:p>
    <w:p>
      <w:pPr>
        <w:spacing w:after="100"/>
      </w:pPr>
      <w:r>
        <w:rPr>
          <w:b/>
          <w:bCs/>
          <w:sz w:val="24"/>
          <w:szCs w:val="24"/>
        </w:rPr>
        <w:t xml:space="preserve">7.1 Inspection. </w:t>
      </w:r>
      <w:r>
        <w:rPr>
          <w:sz w:val="24"/>
          <w:szCs w:val="24"/>
        </w:rPr>
        <w:t xml:space="preserve">Buyer shall inspect all Products within ten (10) business days of receipt and shall notify Supplier in writing of any non-conformities or defects.</w:t>
      </w:r>
    </w:p>
    <w:p>
      <w:pPr>
        <w:spacing w:after="100"/>
      </w:pPr>
      <w:r>
        <w:rPr>
          <w:b/>
          <w:bCs/>
          <w:sz w:val="24"/>
          <w:szCs w:val="24"/>
        </w:rPr>
        <w:t xml:space="preserve">7.2 Acceptance. </w:t>
      </w:r>
      <w:r>
        <w:rPr>
          <w:sz w:val="24"/>
          <w:szCs w:val="24"/>
        </w:rPr>
        <w:t xml:space="preserve">Products shall be deemed accepted if Buyer fails to provide written notice of rejection within the inspection period.</w:t>
      </w:r>
    </w:p>
    <w:p>
      <w:pPr>
        <w:spacing w:after="200"/>
      </w:pPr>
      <w:r>
        <w:rPr>
          <w:b/>
          <w:bCs/>
          <w:sz w:val="24"/>
          <w:szCs w:val="24"/>
        </w:rPr>
        <w:t xml:space="preserve">7.3 Rejection. </w:t>
      </w:r>
      <w:r>
        <w:rPr>
          <w:sz w:val="24"/>
          <w:szCs w:val="24"/>
        </w:rPr>
        <w:t xml:space="preserve">Rejected Products shall be held for Supplier's inspection and disposition instructions. Supplier shall bear the cost of return shipping for rejected Products.</w:t>
      </w:r>
    </w:p>
    <w:p>
      <w:pPr>
        <w:pStyle w:val="Heading1"/>
      </w:pPr>
      <w:r>
        <w:t xml:space="preserve">ARTICLE 8 - QUALITY REQUIREMENTS</w:t>
      </w:r>
    </w:p>
    <w:p>
      <w:pPr>
        <w:spacing w:after="100"/>
      </w:pPr>
      <w:r>
        <w:rPr>
          <w:b/>
          <w:bCs/>
          <w:sz w:val="24"/>
          <w:szCs w:val="24"/>
        </w:rPr>
        <w:t xml:space="preserve">8.1 Quality Standards. </w:t>
      </w:r>
      <w:r>
        <w:rPr>
          <w:sz w:val="24"/>
          <w:szCs w:val="24"/>
        </w:rPr>
        <w:t xml:space="preserve">Supplier shall maintain a quality management system conforming to ISO 9001 or IATF 16949 standards, as applicable.</w:t>
      </w:r>
    </w:p>
    <w:p>
      <w:pPr>
        <w:spacing w:after="100"/>
      </w:pPr>
      <w:r>
        <w:rPr>
          <w:b/>
          <w:bCs/>
          <w:sz w:val="24"/>
          <w:szCs w:val="24"/>
        </w:rPr>
        <w:t xml:space="preserve">8.2 Audit Rights. </w:t>
      </w:r>
      <w:r>
        <w:rPr>
          <w:sz w:val="24"/>
          <w:szCs w:val="24"/>
        </w:rPr>
        <w:t xml:space="preserve">Buyer shall have the right to audit Supplier's manufacturing facilities and quality systems upon reasonable notice.</w:t>
      </w:r>
    </w:p>
    <w:p>
      <w:pPr>
        <w:spacing w:after="200"/>
      </w:pPr>
      <w:r>
        <w:rPr>
          <w:b/>
          <w:bCs/>
          <w:sz w:val="24"/>
          <w:szCs w:val="24"/>
        </w:rPr>
        <w:t xml:space="preserve">8.3 Corrective Action. </w:t>
      </w:r>
      <w:r>
        <w:rPr>
          <w:sz w:val="24"/>
          <w:szCs w:val="24"/>
        </w:rPr>
        <w:t xml:space="preserve">Upon request, Supplier shall implement corrective action plans to address quality issues and shall provide root cause analysis.</w:t>
      </w:r>
    </w:p>
    <w:p>
      <w:pPr>
        <w:pStyle w:val="Heading1"/>
      </w:pPr>
      <w:r>
        <w:t xml:space="preserve">ARTICLE 9 - INTELLECTUAL PROPERTY</w:t>
      </w:r>
    </w:p>
    <w:p>
      <w:pPr>
        <w:spacing w:after="100"/>
      </w:pPr>
      <w:r>
        <w:rPr>
          <w:b/>
          <w:bCs/>
          <w:sz w:val="24"/>
          <w:szCs w:val="24"/>
        </w:rPr>
        <w:t xml:space="preserve">9.1 Buyer IP. </w:t>
      </w:r>
      <w:r>
        <w:rPr>
          <w:sz w:val="24"/>
          <w:szCs w:val="24"/>
        </w:rPr>
        <w:t xml:space="preserve">All designs, specifications, and technical information provided by Buyer shall remain Buyer's property. Supplier shall use such information solely for the manufacture of Products.</w:t>
      </w:r>
    </w:p>
    <w:p>
      <w:pPr>
        <w:spacing w:after="200"/>
      </w:pPr>
      <w:r>
        <w:rPr>
          <w:b/>
          <w:bCs/>
          <w:sz w:val="24"/>
          <w:szCs w:val="24"/>
        </w:rPr>
        <w:t xml:space="preserve">9.2 Supplier IP. </w:t>
      </w:r>
      <w:r>
        <w:rPr>
          <w:sz w:val="24"/>
          <w:szCs w:val="24"/>
        </w:rPr>
        <w:t xml:space="preserve">Supplier retains all rights to its pre-existing intellectual property and manufacturing processes.</w:t>
      </w:r>
    </w:p>
    <w:p>
      <w:pPr>
        <w:pStyle w:val="Heading1"/>
      </w:pPr>
      <w:r>
        <w:t xml:space="preserve">ARTICLE 10 - CONFIDENTIALITY</w:t>
      </w:r>
    </w:p>
    <w:p>
      <w:pPr>
        <w:spacing w:after="200"/>
      </w:pPr>
      <w:r>
        <w:rPr>
          <w:b/>
          <w:bCs/>
          <w:sz w:val="24"/>
          <w:szCs w:val="24"/>
        </w:rPr>
        <w:t xml:space="preserve">10.1 Confidentiality Obligations. </w:t>
      </w:r>
      <w:r>
        <w:rPr>
          <w:sz w:val="24"/>
          <w:szCs w:val="24"/>
        </w:rPr>
        <w:t xml:space="preserve">Each Party shall maintain the confidentiality of the other Party's confidential information and shall not disclose it to third parties without prior written consent. This obligation shall survive termination for three (3) years.</w:t>
      </w:r>
    </w:p>
    <w:p>
      <w:pPr>
        <w:pStyle w:val="Heading1"/>
      </w:pPr>
      <w:r>
        <w:t xml:space="preserve">ARTICLE 11 - LIMITATION OF LIABILITY</w:t>
      </w:r>
    </w:p>
    <w:p>
      <w:pPr>
        <w:spacing w:after="100"/>
      </w:pPr>
      <w:r>
        <w:rPr>
          <w:b/>
          <w:bCs/>
          <w:sz w:val="24"/>
          <w:szCs w:val="24"/>
        </w:rPr>
        <w:t xml:space="preserve">11.1 Exclusion of Damages. </w:t>
      </w:r>
      <w:r>
        <w:rPr>
          <w:sz w:val="24"/>
          <w:szCs w:val="24"/>
        </w:rPr>
        <w:t xml:space="preserve">NEITHER PARTY SHALL BE LIABLE FOR INDIRECT, INCIDENTAL, SPECIAL, CONSEQUENTIAL, OR PUNITIVE DAMAGES ARISING FROM THIS AGREEMENT.</w:t>
      </w:r>
    </w:p>
    <w:p>
      <w:pPr>
        <w:spacing w:after="200"/>
      </w:pPr>
      <w:r>
        <w:rPr>
          <w:b/>
          <w:bCs/>
          <w:sz w:val="24"/>
          <w:szCs w:val="24"/>
        </w:rPr>
        <w:t xml:space="preserve">11.2 Cap on Liability. </w:t>
      </w:r>
      <w:del w:id="5" w:author="Precision Manufacturing Co." w:date="2026-01-20T14:30:00Z">
        <w:r>
          <w:rPr>
            <w:sz w:val="24"/>
            <w:szCs w:val="24"/>
          </w:rPr>
          <w:delText xml:space="preserve">SUPPLIER'S TOTAL LIABILITY SHALL NOT EXCEED THE AMOUNTS PAID BY BUYER FOR PRODUCTS IN THE TWELVE (12) MONTHS PRECEDING THE CLAIM.</w:delText>
        </w:r>
      </w:del>
      <w:ins w:id="6" w:author="Precision Manufacturing Co." w:date="2026-01-20T14:30:00Z">
        <w:r>
          <w:rPr>
            <w:sz w:val="24"/>
            <w:szCs w:val="24"/>
          </w:rPr>
          <w:t xml:space="preserve">SUPPLIER’S TOTAL LIABILITY SHALL NOT EXCEED THE LESSER OF (A) THE AMOUNTS PAID FOR THE SPECIFIC DEFECTIVE PRODUCTS, OR (B) FIFTY THOUSAND DOLLARS ($50,000).</w:t>
        </w:r>
      </w:ins>
    </w:p>
    <w:p>
      <w:pPr>
        <w:pStyle w:val="Heading1"/>
      </w:pPr>
      <w:r>
        <w:t xml:space="preserve">ARTICLE 12 - INDEMNIFICATION</w:t>
      </w:r>
    </w:p>
    <w:p>
      <w:pPr>
        <w:spacing w:after="100"/>
      </w:pPr>
      <w:r>
        <w:rPr>
          <w:b/>
          <w:bCs/>
          <w:sz w:val="24"/>
          <w:szCs w:val="24"/>
        </w:rPr>
        <w:t xml:space="preserve">12.1 Supplier Indemnification. </w:t>
      </w:r>
      <w:r>
        <w:rPr>
          <w:sz w:val="24"/>
          <w:szCs w:val="24"/>
        </w:rPr>
        <w:t xml:space="preserve">Supplier shall indemnify Buyer against third-party claims arising from: (a) defects in Products; (b) Supplier's negligence; or (c) infringement of intellectual property rights.</w:t>
      </w:r>
    </w:p>
    <w:p>
      <w:pPr>
        <w:spacing w:after="200"/>
      </w:pPr>
      <w:r>
        <w:rPr>
          <w:b/>
          <w:bCs/>
          <w:sz w:val="24"/>
          <w:szCs w:val="24"/>
        </w:rPr>
        <w:t xml:space="preserve">12.2 Buyer Indemnification. </w:t>
      </w:r>
      <w:r>
        <w:rPr>
          <w:sz w:val="24"/>
          <w:szCs w:val="24"/>
        </w:rPr>
        <w:t xml:space="preserve">Buyer shall indemnify Supplier against third-party claims arising from: (a) Buyer's specifications causing infringement; or (b) Buyer's misuse of Products.</w:t>
      </w:r>
    </w:p>
    <w:p>
      <w:pPr>
        <w:pStyle w:val="Heading1"/>
      </w:pPr>
      <w:r>
        <w:t xml:space="preserve">ARTICLE 13 - INSURANCE</w:t>
      </w:r>
    </w:p>
    <w:p>
      <w:pPr>
        <w:spacing w:after="200"/>
      </w:pPr>
      <w:r>
        <w:rPr>
          <w:b/>
          <w:bCs/>
          <w:sz w:val="24"/>
          <w:szCs w:val="24"/>
        </w:rPr>
        <w:t xml:space="preserve">13.1 Required Coverage. </w:t>
      </w:r>
      <w:r>
        <w:rPr>
          <w:sz w:val="24"/>
          <w:szCs w:val="24"/>
        </w:rPr>
        <w:t xml:space="preserve">Supplier shall maintain: (a) commercial general liability insurance of $2,000,000 per occurrence; (b) products liability insurance of $5,000,000 per occurrence; and (c) workers' compensation as required by law.</w:t>
      </w:r>
    </w:p>
    <w:p>
      <w:pPr>
        <w:pStyle w:val="Heading1"/>
      </w:pPr>
      <w:r>
        <w:t xml:space="preserve">ARTICLE 14 - TERM AND TERMINATION</w:t>
      </w:r>
    </w:p>
    <w:p>
      <w:pPr>
        <w:spacing w:after="100"/>
      </w:pPr>
      <w:r>
        <w:rPr>
          <w:b/>
          <w:bCs/>
          <w:sz w:val="24"/>
          <w:szCs w:val="24"/>
        </w:rPr>
        <w:t xml:space="preserve">14.1 Term. </w:t>
      </w:r>
      <w:r>
        <w:rPr>
          <w:sz w:val="24"/>
          <w:szCs w:val="24"/>
        </w:rPr>
        <w:t xml:space="preserve">This Agreement shall commence on the Effective Date and continue for three (3) years, with automatic renewal for successive one-year periods unless terminated.</w:t>
      </w:r>
    </w:p>
    <w:p>
      <w:pPr>
        <w:spacing w:after="100"/>
      </w:pPr>
      <w:r>
        <w:rPr>
          <w:b/>
          <w:bCs/>
          <w:sz w:val="24"/>
          <w:szCs w:val="24"/>
        </w:rPr>
        <w:t xml:space="preserve">14.2 Termination for Cause. </w:t>
      </w:r>
      <w:r>
        <w:rPr>
          <w:sz w:val="24"/>
          <w:szCs w:val="24"/>
        </w:rPr>
        <w:t xml:space="preserve">Either Party may terminate upon material breach that remains uncured for thirty (30) days after written notice.</w:t>
      </w:r>
    </w:p>
    <w:p>
      <w:pPr>
        <w:spacing w:after="200"/>
      </w:pPr>
      <w:r>
        <w:rPr>
          <w:b/>
          <w:bCs/>
          <w:sz w:val="24"/>
          <w:szCs w:val="24"/>
        </w:rPr>
        <w:t xml:space="preserve">14.3 Termination for Convenience. </w:t>
      </w:r>
      <w:del w:id="7" w:author="Precision Manufacturing Co." w:date="2026-01-20T14:45:00Z">
        <w:r>
          <w:rPr>
            <w:sz w:val="24"/>
            <w:szCs w:val="24"/>
          </w:rPr>
          <w:delText xml:space="preserve">Either Party may terminate upon one hundred eighty (180) days' prior written notice.</w:delText>
        </w:r>
      </w:del>
      <w:ins w:id="8" w:author="Precision Manufacturing Co." w:date="2026-01-20T14:45:00Z">
        <w:r>
          <w:rPr>
            <w:sz w:val="24"/>
            <w:szCs w:val="24"/>
          </w:rPr>
          <w:t xml:space="preserve">Supplier may terminate upon thirty (30) days’ prior written notice. Buyer may not terminate for convenience. Buyer shall purchase all Products in the production pipeline at the time of any termination.</w:t>
        </w:r>
      </w:ins>
    </w:p>
    <w:p>
      <w:pPr>
        <w:pStyle w:val="Heading1"/>
      </w:pPr>
      <w:r>
        <w:t xml:space="preserve">ARTICLE 15 - FORCE MAJEURE</w:t>
      </w:r>
    </w:p>
    <w:p>
      <w:pPr>
        <w:spacing w:after="200"/>
      </w:pPr>
      <w:r>
        <w:rPr>
          <w:b/>
          <w:bCs/>
          <w:sz w:val="24"/>
          <w:szCs w:val="24"/>
        </w:rPr>
        <w:t xml:space="preserve">15.1 Force Majeure. </w:t>
      </w:r>
      <w:r>
        <w:rPr>
          <w:sz w:val="24"/>
          <w:szCs w:val="24"/>
        </w:rPr>
        <w:t xml:space="preserve">Neither Party shall be liable for delays or failures due to causes beyond its reasonable control, including acts of God, war, terrorism, strikes, or government actions.</w:t>
      </w:r>
    </w:p>
    <w:p>
      <w:pPr>
        <w:pStyle w:val="Heading1"/>
      </w:pPr>
      <w:r>
        <w:t xml:space="preserve">ARTICLE 16 - GENERAL PROVISIONS</w:t>
      </w:r>
    </w:p>
    <w:p>
      <w:pPr>
        <w:spacing w:after="100"/>
      </w:pPr>
      <w:r>
        <w:rPr>
          <w:b/>
          <w:bCs/>
          <w:sz w:val="24"/>
          <w:szCs w:val="24"/>
        </w:rPr>
        <w:t xml:space="preserve">16.1 Governing Law. </w:t>
      </w:r>
      <w:r>
        <w:rPr>
          <w:sz w:val="24"/>
          <w:szCs w:val="24"/>
        </w:rPr>
        <w:t xml:space="preserve">This Agreement shall be governed by the laws of the State of Michigan.</w:t>
      </w:r>
    </w:p>
    <w:p>
      <w:pPr>
        <w:spacing w:after="100"/>
      </w:pPr>
      <w:r>
        <w:rPr>
          <w:b/>
          <w:bCs/>
          <w:sz w:val="24"/>
          <w:szCs w:val="24"/>
        </w:rPr>
        <w:t xml:space="preserve">16.2 Dispute Resolution. </w:t>
      </w:r>
      <w:r>
        <w:rPr>
          <w:sz w:val="24"/>
          <w:szCs w:val="24"/>
        </w:rPr>
        <w:t xml:space="preserve">Disputes shall be resolved by arbitration in Detroit, Michigan.</w:t>
      </w:r>
    </w:p>
    <w:p>
      <w:pPr>
        <w:spacing w:after="100"/>
      </w:pPr>
      <w:r>
        <w:rPr>
          <w:b/>
          <w:bCs/>
          <w:sz w:val="24"/>
          <w:szCs w:val="24"/>
        </w:rPr>
        <w:t xml:space="preserve">16.3 Assignment. </w:t>
      </w:r>
      <w:r>
        <w:rPr>
          <w:sz w:val="24"/>
          <w:szCs w:val="24"/>
        </w:rPr>
        <w:t xml:space="preserve">Neither Party may assign without prior written consent, except to an affiliate or successor.</w:t>
      </w:r>
    </w:p>
    <w:p>
      <w:pPr>
        <w:spacing w:after="100"/>
      </w:pPr>
      <w:r>
        <w:rPr>
          <w:b/>
          <w:bCs/>
          <w:sz w:val="24"/>
          <w:szCs w:val="24"/>
        </w:rPr>
        <w:t xml:space="preserve">16.4 Entire Agreement. </w:t>
      </w:r>
      <w:r>
        <w:rPr>
          <w:sz w:val="24"/>
          <w:szCs w:val="24"/>
        </w:rPr>
        <w:t xml:space="preserve">This Agreement constitutes the entire agreement between the Parties.</w:t>
      </w:r>
    </w:p>
    <w:p>
      <w:pPr>
        <w:spacing w:after="200"/>
      </w:pPr>
      <w:r>
        <w:rPr>
          <w:b/>
          <w:bCs/>
          <w:sz w:val="24"/>
          <w:szCs w:val="24"/>
        </w:rPr>
        <w:t xml:space="preserve">16.5 Amendment. </w:t>
      </w:r>
      <w:r>
        <w:rPr>
          <w:sz w:val="24"/>
          <w:szCs w:val="24"/>
        </w:rPr>
        <w:t xml:space="preserve">Amendments must be in writing and signed by both Parties.</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Supply Agreement as of the Effective Date.</w:t>
      </w:r>
    </w:p>
    <w:p>
      <w:pPr>
        <w:spacing w:before="400" w:after="100"/>
      </w:pPr>
      <w:r>
        <w:rPr>
          <w:b/>
          <w:bCs/>
          <w:sz w:val="24"/>
          <w:szCs w:val="24"/>
        </w:rPr>
        <w:t xml:space="preserve">SUPPLIER:</w:t>
      </w:r>
    </w:p>
    <w:p>
      <w:pPr>
        <w:spacing w:after="100"/>
      </w:pPr>
      <w:r>
        <w:rPr>
          <w:b/>
          <w:bCs/>
          <w:sz w:val="24"/>
          <w:szCs w:val="24"/>
        </w:rPr>
        <w:t xml:space="preserve">Precision Manufacturing Co.</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BUYER:</w:t>
      </w:r>
    </w:p>
    <w:p>
      <w:pPr>
        <w:spacing w:after="100"/>
      </w:pPr>
      <w:r>
        <w:rPr>
          <w:b/>
          <w:bCs/>
          <w:sz w:val="24"/>
          <w:szCs w:val="24"/>
        </w:rPr>
        <w:t xml:space="preserve">Apex Automotive Systems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PRODUCTS AND SPECIFICATIONS</w:t>
      </w:r>
    </w:p>
    <w:p>
      <w:pPr>
        <w:spacing w:after="200"/>
      </w:pPr>
      <w:r>
        <w:rPr>
          <w:i/>
          <w:iCs/>
          <w:sz w:val="24"/>
          <w:szCs w:val="24"/>
        </w:rPr>
        <w:t xml:space="preserve">[Product list and specifications to be attached]</w:t>
      </w:r>
    </w:p>
    <w:p>
      <w:r>
        <w:br w:type="page"/>
      </w:r>
    </w:p>
    <w:p>
      <w:pPr>
        <w:spacing w:after="400"/>
        <w:jc w:val="center"/>
      </w:pPr>
      <w:r>
        <w:rPr>
          <w:b/>
          <w:bCs/>
          <w:sz w:val="28"/>
          <w:szCs w:val="28"/>
        </w:rPr>
        <w:t xml:space="preserve">EXHIBIT B - DELIVERY SCHEDULE</w:t>
      </w:r>
    </w:p>
    <w:p>
      <w:pPr>
        <w:spacing w:after="200"/>
      </w:pPr>
      <w:r>
        <w:rPr>
          <w:i/>
          <w:iCs/>
          <w:sz w:val="24"/>
          <w:szCs w:val="24"/>
        </w:rPr>
        <w:t xml:space="preserve">[Delivery schedule to be attached]</w:t>
      </w:r>
    </w:p>
    <w:p>
      <w:r>
        <w:br w:type="page"/>
      </w:r>
    </w:p>
    <w:p>
      <w:pPr>
        <w:spacing w:after="400"/>
        <w:jc w:val="center"/>
      </w:pPr>
      <w:r>
        <w:rPr>
          <w:b/>
          <w:bCs/>
          <w:sz w:val="28"/>
          <w:szCs w:val="28"/>
        </w:rPr>
        <w:t xml:space="preserve">EXHIBIT C - PRICING</w:t>
      </w:r>
    </w:p>
    <w:p>
      <w:pPr>
        <w:spacing w:after="200"/>
      </w:pPr>
      <w:r>
        <w:rPr>
          <w:i/>
          <w:iCs/>
          <w:sz w:val="24"/>
          <w:szCs w:val="24"/>
        </w:rPr>
        <w:t xml:space="preserve">[Pricing schedule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2025-12-22T16:08:31.160Z</dcterms:created>
  <dcterms:modified xsi:type="dcterms:W3CDTF">2025-12-22T16:08:31.161Z</dcterms:modified>
</cp:coreProperties>
</file>

<file path=docProps/custom.xml><?xml version="1.0" encoding="utf-8"?>
<Properties xmlns="http://schemas.openxmlformats.org/officeDocument/2006/custom-properties" xmlns:vt="http://schemas.openxmlformats.org/officeDocument/2006/docPropsVTypes"/>
</file>