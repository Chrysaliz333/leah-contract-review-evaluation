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RESELLER AGREEMENT</w:t>
      </w:r>
    </w:p>
    <w:p>
      <w:pPr>
        <w:spacing w:after="400"/>
        <w:jc w:val="center"/>
      </w:pPr>
      <w:r>
        <w:rPr>
          <w:sz w:val="22"/>
          <w:szCs w:val="22"/>
        </w:rPr>
        <w:t xml:space="preserve">Contract No. RA-2025-089</w:t>
      </w:r>
    </w:p>
    <w:p>
      <w:pPr>
        <w:spacing w:after="200"/>
      </w:pPr>
      <w:r>
        <w:rPr>
          <w:sz w:val="24"/>
          <w:szCs w:val="24"/>
        </w:rPr>
        <w:t xml:space="preserve">This Reseller Agreement (this "Agreement") is entered into as of _________________, 2025 (the "Effective Date"), by and between:</w:t>
      </w:r>
    </w:p>
    <w:p>
      <w:pPr>
        <w:spacing w:after="100"/>
      </w:pPr>
      <w:r>
        <w:rPr>
          <w:b/>
          <w:bCs/>
          <w:sz w:val="24"/>
          <w:szCs w:val="24"/>
        </w:rPr>
        <w:t xml:space="preserve">CloudTech Solutions Inc.</w:t>
      </w:r>
      <w:r>
        <w:rPr>
          <w:sz w:val="24"/>
          <w:szCs w:val="24"/>
        </w:rPr>
        <w:t xml:space="preserve">, a Delaware corporation with its principal place of business at 800 Enterprise Way, Seattle, Washington 98101 ("Vendor"); and</w:t>
      </w:r>
    </w:p>
    <w:p>
      <w:pPr>
        <w:spacing w:after="200"/>
      </w:pPr>
      <w:r>
        <w:rPr>
          <w:b/>
          <w:bCs/>
          <w:sz w:val="24"/>
          <w:szCs w:val="24"/>
        </w:rPr>
        <w:t xml:space="preserve">Pacific Tech Distributors LLC</w:t>
      </w:r>
      <w:r>
        <w:rPr>
          <w:sz w:val="24"/>
          <w:szCs w:val="24"/>
        </w:rPr>
        <w:t xml:space="preserve">, a California limited liability company with its principal place of business at 200 Commerce Boulevard, San Francisco, California 94102 ("Reseller").</w:t>
      </w:r>
    </w:p>
    <w:p>
      <w:pPr>
        <w:pStyle w:val="Heading1"/>
      </w:pPr>
      <w:r>
        <w:t xml:space="preserve">RECITALS</w:t>
      </w:r>
    </w:p>
    <w:p>
      <w:pPr>
        <w:spacing w:after="100"/>
      </w:pPr>
      <w:r>
        <w:rPr>
          <w:b/>
          <w:bCs/>
          <w:sz w:val="24"/>
          <w:szCs w:val="24"/>
        </w:rPr>
        <w:t xml:space="preserve">WHEREAS, </w:t>
      </w:r>
      <w:r>
        <w:rPr>
          <w:sz w:val="24"/>
          <w:szCs w:val="24"/>
        </w:rPr>
        <w:t xml:space="preserve">Vendor develops, markets, and sells software products and related services; and</w:t>
      </w:r>
    </w:p>
    <w:p>
      <w:pPr>
        <w:spacing w:after="100"/>
      </w:pPr>
      <w:r>
        <w:rPr>
          <w:b/>
          <w:bCs/>
          <w:sz w:val="24"/>
          <w:szCs w:val="24"/>
        </w:rPr>
        <w:t xml:space="preserve">WHEREAS, </w:t>
      </w:r>
      <w:r>
        <w:rPr>
          <w:sz w:val="24"/>
          <w:szCs w:val="24"/>
        </w:rPr>
        <w:t xml:space="preserve">Reseller desires to become an authorised reseller of Vendor's products and services.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"Discount" </w:t>
      </w:r>
      <w:r>
        <w:rPr>
          <w:sz w:val="24"/>
          <w:szCs w:val="24"/>
        </w:rPr>
        <w:t xml:space="preserve">means the percentage discount from Vendor's list prices at which Reseller may purchase Products.</w:t>
      </w:r>
    </w:p>
    <w:p>
      <w:pPr>
        <w:spacing w:after="100"/>
      </w:pPr>
      <w:r>
        <w:rPr>
          <w:b/>
          <w:bCs/>
          <w:sz w:val="24"/>
          <w:szCs w:val="24"/>
        </w:rPr>
        <w:t xml:space="preserve">1.2 "End User" </w:t>
      </w:r>
      <w:r>
        <w:rPr>
          <w:sz w:val="24"/>
          <w:szCs w:val="24"/>
        </w:rPr>
        <w:t xml:space="preserve">means a third party that purchases Products from Reseller for its own internal use.</w:t>
      </w:r>
    </w:p>
    <w:p>
      <w:pPr>
        <w:spacing w:after="100"/>
      </w:pPr>
      <w:r>
        <w:rPr>
          <w:b/>
          <w:bCs/>
          <w:sz w:val="24"/>
          <w:szCs w:val="24"/>
        </w:rPr>
        <w:t xml:space="preserve">1.3 "Products" </w:t>
      </w:r>
      <w:r>
        <w:rPr>
          <w:sz w:val="24"/>
          <w:szCs w:val="24"/>
        </w:rPr>
        <w:t xml:space="preserve">means the software products and services listed in Exhibit A.</w:t>
      </w:r>
    </w:p>
    <w:p>
      <w:pPr>
        <w:spacing w:after="200"/>
      </w:pPr>
      <w:r>
        <w:rPr>
          <w:b/>
          <w:bCs/>
          <w:sz w:val="24"/>
          <w:szCs w:val="24"/>
        </w:rPr>
        <w:t xml:space="preserve">1.4 "Territory" </w:t>
      </w:r>
      <w:r>
        <w:rPr>
          <w:sz w:val="24"/>
          <w:szCs w:val="24"/>
        </w:rPr>
        <w:t xml:space="preserve">means the United States and Canada.</w:t>
      </w:r>
    </w:p>
    <w:p>
      <w:pPr>
        <w:pStyle w:val="Heading1"/>
      </w:pPr>
      <w:r>
        <w:t xml:space="preserve">ARTICLE 2 - APPOINTMENT</w:t>
      </w:r>
    </w:p>
    <w:p>
      <w:pPr>
        <w:spacing w:after="100"/>
      </w:pPr>
      <w:r>
        <w:rPr>
          <w:b/>
          <w:bCs/>
          <w:sz w:val="24"/>
          <w:szCs w:val="24"/>
        </w:rPr>
        <w:t xml:space="preserve">2.1 Appointment. </w:t>
      </w:r>
      <w:r>
        <w:rPr>
          <w:sz w:val="24"/>
          <w:szCs w:val="24"/>
        </w:rPr>
        <w:t xml:space="preserve">Vendor hereby appoints Reseller as a non-exclusive, authorised reseller of the Products within the Territory, and Reseller accepts such appointment.</w:t>
      </w:r>
    </w:p>
    <w:p>
      <w:pPr>
        <w:spacing w:after="200"/>
      </w:pPr>
      <w:r>
        <w:rPr>
          <w:b/>
          <w:bCs/>
          <w:sz w:val="24"/>
          <w:szCs w:val="24"/>
        </w:rPr>
        <w:t xml:space="preserve">2.2 No Exclusivity. </w:t>
      </w:r>
      <w:r>
        <w:rPr>
          <w:sz w:val="24"/>
          <w:szCs w:val="24"/>
        </w:rPr>
        <w:t xml:space="preserve">Vendor reserves the right to sell Products directly and to appoint other resellers within the Territory.</w:t>
      </w:r>
    </w:p>
    <w:p>
      <w:pPr>
        <w:pStyle w:val="Heading1"/>
      </w:pPr>
      <w:r>
        <w:t xml:space="preserve">ARTICLE 3 - ORDERS AND FULFILLMENT</w:t>
      </w:r>
    </w:p>
    <w:p>
      <w:pPr>
        <w:spacing w:after="100"/>
      </w:pPr>
      <w:r>
        <w:rPr>
          <w:b/>
          <w:bCs/>
          <w:sz w:val="24"/>
          <w:szCs w:val="24"/>
        </w:rPr>
        <w:t xml:space="preserve">3.1 Ordering Process. </w:t>
      </w:r>
      <w:r>
        <w:rPr>
          <w:sz w:val="24"/>
          <w:szCs w:val="24"/>
        </w:rPr>
        <w:t xml:space="preserve">Reseller shall submit purchase orders through Vendor's partner portal or by email. Vendor shall confirm or reject orders within three (3) business days.</w:t>
      </w:r>
    </w:p>
    <w:p>
      <w:pPr>
        <w:spacing w:after="100"/>
      </w:pPr>
      <w:r>
        <w:rPr>
          <w:b/>
          <w:bCs/>
          <w:sz w:val="24"/>
          <w:szCs w:val="24"/>
        </w:rPr>
        <w:t xml:space="preserve">3.2 License Delivery. </w:t>
      </w:r>
      <w:r>
        <w:rPr>
          <w:sz w:val="24"/>
          <w:szCs w:val="24"/>
        </w:rPr>
        <w:t xml:space="preserve">Software licenses shall be delivered electronically. Reseller is responsible for providing licenses to End Users.</w:t>
      </w:r>
    </w:p>
    <w:p>
      <w:pPr>
        <w:spacing w:after="200"/>
      </w:pPr>
      <w:r>
        <w:rPr>
          <w:b/>
          <w:bCs/>
          <w:sz w:val="24"/>
          <w:szCs w:val="24"/>
        </w:rPr>
        <w:t xml:space="preserve">3.3 End User Agreements. </w:t>
      </w:r>
      <w:r>
        <w:rPr>
          <w:sz w:val="24"/>
          <w:szCs w:val="24"/>
        </w:rPr>
        <w:t xml:space="preserve">Reseller shall ensure that all End Users agree to Vendor's standard End User License Agreement prior to delivery of Products.</w:t>
      </w:r>
    </w:p>
    <w:p>
      <w:pPr>
        <w:pStyle w:val="Heading1"/>
      </w:pPr>
      <w:r>
        <w:t xml:space="preserve">ARTICLE 4 - PRICING</w:t>
      </w:r>
    </w:p>
    <w:p>
      <w:pPr>
        <w:spacing w:after="100"/>
      </w:pPr>
      <w:r>
        <w:rPr>
          <w:b/>
          <w:bCs/>
          <w:sz w:val="24"/>
          <w:szCs w:val="24"/>
        </w:rPr>
        <w:t xml:space="preserve">4.1 Pricing and Modifications. </w:t>
      </w:r>
      <w:del w:id="1" w:author="CloudTech Solutions Inc." w:date="2026-01-20T16:00:00Z">
        <w:r>
          <w:rPr>
            <w:sz w:val="24"/>
            <w:szCs w:val="24"/>
          </w:rPr>
          <w:delText xml:space="preserve">Reseller shall purchase Products at the prices set forth in Exhibit B, which reflect a discount from Vendor's list prices. Vendor may modify prices, discounts, or product offerings at any time upon thirty (30) days' prior written notice to Reseller. Price changes shall apply to orders placed after the effective date of such changes.</w:delText>
        </w:r>
      </w:del>
      <w:ins w:id="2" w:author="CloudTech Solutions Inc." w:date="2026-01-20T16:00:00Z">
        <w:r>
          <w:rPr>
            <w:sz w:val="24"/>
            <w:szCs w:val="24"/>
          </w:rPr>
          <w:t xml:space="preserve">Reseller shall purchase Products at Vendor’s then-current prices. Vendor may modify prices, discounts, or product offerings at any time upon seven (7) days’ notice. Price increases shall apply to all orders, including orders placed but not yet fulfilled.</w:t>
        </w:r>
      </w:ins>
    </w:p>
    <w:p>
      <w:pPr>
        <w:spacing w:after="100"/>
      </w:pPr>
      <w:r>
        <w:rPr>
          <w:b/>
          <w:bCs/>
          <w:sz w:val="24"/>
          <w:szCs w:val="24"/>
        </w:rPr>
        <w:t xml:space="preserve">4.2 Resale Pricing. </w:t>
      </w:r>
      <w:r>
        <w:rPr>
          <w:sz w:val="24"/>
          <w:szCs w:val="24"/>
        </w:rPr>
        <w:t xml:space="preserve">Reseller shall have sole discretion over the prices at which it resells Products to End Users, subject to applicable laws.</w:t>
      </w:r>
    </w:p>
    <w:p>
      <w:pPr>
        <w:spacing w:after="200"/>
      </w:pPr>
      <w:r>
        <w:rPr>
          <w:b/>
          <w:bCs/>
          <w:sz w:val="24"/>
          <w:szCs w:val="24"/>
        </w:rPr>
        <w:t xml:space="preserve">4.3 Taxes. </w:t>
      </w:r>
      <w:r>
        <w:rPr>
          <w:sz w:val="24"/>
          <w:szCs w:val="24"/>
        </w:rPr>
        <w:t xml:space="preserve">All prices are exclusive of taxes. Reseller is responsible for all applicable sales, use, and similar taxes.</w:t>
      </w:r>
    </w:p>
    <w:p>
      <w:pPr>
        <w:pStyle w:val="Heading1"/>
      </w:pPr>
      <w:r>
        <w:t xml:space="preserve">ARTICLE 5 - PAYMENT</w:t>
      </w:r>
    </w:p>
    <w:p>
      <w:pPr>
        <w:spacing w:after="100"/>
      </w:pPr>
      <w:r>
        <w:rPr>
          <w:b/>
          <w:bCs/>
          <w:sz w:val="24"/>
          <w:szCs w:val="24"/>
        </w:rPr>
        <w:t xml:space="preserve">5.1 Payment Terms. </w:t>
      </w:r>
      <w:del w:id="3" w:author="CloudTech Solutions Inc." w:date="2026-01-20T16:15:00Z">
        <w:r>
          <w:rPr>
            <w:sz w:val="24"/>
            <w:szCs w:val="24"/>
          </w:rPr>
          <w:delText xml:space="preserve">Reseller shall pay all invoices within thirty (30) days of invoice date. Late payments bear interest at 1.5% per month.</w:delText>
        </w:r>
      </w:del>
      <w:ins w:id="4" w:author="CloudTech Solutions Inc." w:date="2026-01-20T16:15:00Z">
        <w:r>
          <w:rPr>
            <w:sz w:val="24"/>
            <w:szCs w:val="24"/>
          </w:rPr>
          <w:t xml:space="preserve">Reseller shall pay all invoices within fifteen (15) days of invoice date. Late payments bear interest at two percent (2%) per month. Vendor may suspend Reseller’s account and withhold license keys for any overdue amounts.</w:t>
        </w:r>
      </w:ins>
    </w:p>
    <w:p>
      <w:pPr>
        <w:spacing w:after="200"/>
      </w:pPr>
      <w:r>
        <w:rPr>
          <w:b/>
          <w:bCs/>
          <w:sz w:val="24"/>
          <w:szCs w:val="24"/>
        </w:rPr>
        <w:t xml:space="preserve">5.2 Credit. </w:t>
      </w:r>
      <w:r>
        <w:rPr>
          <w:sz w:val="24"/>
          <w:szCs w:val="24"/>
        </w:rPr>
        <w:t xml:space="preserve">Vendor may establish and modify credit limits for Reseller. Vendor may require prepayment if Reseller exceeds credit limits or has past-due balances.</w:t>
      </w:r>
    </w:p>
    <w:p>
      <w:pPr>
        <w:pStyle w:val="Heading1"/>
      </w:pPr>
      <w:r>
        <w:t xml:space="preserve">ARTICLE 6 - MARKETING AND PROMOTION</w:t>
      </w:r>
    </w:p>
    <w:p>
      <w:pPr>
        <w:spacing w:after="100"/>
      </w:pPr>
      <w:r>
        <w:rPr>
          <w:b/>
          <w:bCs/>
          <w:sz w:val="24"/>
          <w:szCs w:val="24"/>
        </w:rPr>
        <w:t xml:space="preserve">6.1 Marketing Efforts. </w:t>
      </w:r>
      <w:r>
        <w:rPr>
          <w:sz w:val="24"/>
          <w:szCs w:val="24"/>
        </w:rPr>
        <w:t xml:space="preserve">Reseller shall use commercially reasonable efforts to market and promote the Products within the Territory.</w:t>
      </w:r>
    </w:p>
    <w:p>
      <w:pPr>
        <w:spacing w:after="100"/>
      </w:pPr>
      <w:r>
        <w:rPr>
          <w:b/>
          <w:bCs/>
          <w:sz w:val="24"/>
          <w:szCs w:val="24"/>
        </w:rPr>
        <w:t xml:space="preserve">6.2 Marketing Materials. </w:t>
      </w:r>
      <w:r>
        <w:rPr>
          <w:sz w:val="24"/>
          <w:szCs w:val="24"/>
        </w:rPr>
        <w:t xml:space="preserve">Vendor shall provide marketing materials and sales tools. Reseller shall not modify such materials without approval.</w:t>
      </w:r>
    </w:p>
    <w:p>
      <w:pPr>
        <w:spacing w:after="200"/>
      </w:pPr>
      <w:r>
        <w:rPr>
          <w:b/>
          <w:bCs/>
          <w:sz w:val="24"/>
          <w:szCs w:val="24"/>
        </w:rPr>
        <w:t xml:space="preserve">6.3 Trademark License. </w:t>
      </w:r>
      <w:r>
        <w:rPr>
          <w:sz w:val="24"/>
          <w:szCs w:val="24"/>
        </w:rPr>
        <w:t xml:space="preserve">Vendor grants Reseller a limited license to use Vendor's trademarks solely for marketing and selling Products in accordance with Vendor's brand guidelines.</w:t>
      </w:r>
    </w:p>
    <w:p>
      <w:pPr>
        <w:pStyle w:val="Heading1"/>
      </w:pPr>
      <w:r>
        <w:t xml:space="preserve">ARTICLE 7 - TRAINING AND SUPPORT</w:t>
      </w:r>
    </w:p>
    <w:p>
      <w:pPr>
        <w:spacing w:after="100"/>
      </w:pPr>
      <w:r>
        <w:rPr>
          <w:b/>
          <w:bCs/>
          <w:sz w:val="24"/>
          <w:szCs w:val="24"/>
        </w:rPr>
        <w:t xml:space="preserve">7.1 Training. </w:t>
      </w:r>
      <w:r>
        <w:rPr>
          <w:sz w:val="24"/>
          <w:szCs w:val="24"/>
        </w:rPr>
        <w:t xml:space="preserve">Vendor shall provide product training to Reseller's sales personnel. Reseller shall maintain trained staff capable of selling and supporting the Products.</w:t>
      </w:r>
    </w:p>
    <w:p>
      <w:pPr>
        <w:spacing w:after="200"/>
      </w:pPr>
      <w:r>
        <w:rPr>
          <w:b/>
          <w:bCs/>
          <w:sz w:val="24"/>
          <w:szCs w:val="24"/>
        </w:rPr>
        <w:t xml:space="preserve">7.2 End User Support. </w:t>
      </w:r>
      <w:r>
        <w:rPr>
          <w:sz w:val="24"/>
          <w:szCs w:val="24"/>
        </w:rPr>
        <w:t xml:space="preserve">Reseller shall provide first-level support to End Users. Vendor shall provide second-level technical support to Reseller.</w:t>
      </w:r>
    </w:p>
    <w:p>
      <w:pPr>
        <w:pStyle w:val="Heading1"/>
      </w:pPr>
      <w:r>
        <w:t xml:space="preserve">ARTICLE 8 - REPORTING</w:t>
      </w:r>
    </w:p>
    <w:p>
      <w:pPr>
        <w:spacing w:after="200"/>
      </w:pPr>
      <w:r>
        <w:rPr>
          <w:b/>
          <w:bCs/>
          <w:sz w:val="24"/>
          <w:szCs w:val="24"/>
        </w:rPr>
        <w:t xml:space="preserve">8.1 Sales Reports. </w:t>
      </w:r>
      <w:r>
        <w:rPr>
          <w:sz w:val="24"/>
          <w:szCs w:val="24"/>
        </w:rPr>
        <w:t xml:space="preserve">Reseller shall provide quarterly reports detailing Products sold, End User information, and sales pipeline. Reports are due within fifteen (15) days after each quarter end.</w:t>
      </w:r>
    </w:p>
    <w:p>
      <w:pPr>
        <w:pStyle w:val="Heading1"/>
      </w:pPr>
      <w:r>
        <w:t xml:space="preserve">ARTICLE 9 - TERM AND TERMINATION</w:t>
      </w:r>
    </w:p>
    <w:p>
      <w:pPr>
        <w:spacing w:after="100"/>
      </w:pPr>
      <w:r>
        <w:rPr>
          <w:b/>
          <w:bCs/>
          <w:sz w:val="24"/>
          <w:szCs w:val="24"/>
        </w:rPr>
        <w:t xml:space="preserve">9.1 Term. </w:t>
      </w:r>
      <w:del w:id="5" w:author="CloudTech Solutions Inc." w:date="2026-01-20T16:30:00Z">
        <w:r>
          <w:rPr>
            <w:sz w:val="24"/>
            <w:szCs w:val="24"/>
          </w:rPr>
          <w:delText xml:space="preserve">This Agreement shall commence on the Effective Date and continue for an initial term of two (2) years. Thereafter, this Agreement shall automatically renew for successive one (1) year periods unless either Party provides written notice of non-renewal at least ninety (90) days prior to the end of the then-current term. Neither Party may terminate this Agreement for convenience during the Term.</w:delText>
        </w:r>
      </w:del>
      <w:ins w:id="6" w:author="CloudTech Solutions Inc." w:date="2026-01-20T16:30:00Z">
        <w:r>
          <w:rPr>
            <w:sz w:val="24"/>
            <w:szCs w:val="24"/>
          </w:rPr>
          <w:t xml:space="preserve">This Agreement shall commence on the Effective Date and continue for an initial term of one (1) year. Thereafter, this Agreement shall automatically renew for successive one (1) year periods unless either Party provides thirty (30) days’ notice of non-renewal. Vendor may terminate this Agreement for convenience upon thirty (30) days’ notice at any time. Reseller may not terminate for convenience.</w:t>
        </w:r>
      </w:ins>
    </w:p>
    <w:p>
      <w:pPr>
        <w:spacing w:after="100"/>
      </w:pPr>
      <w:r>
        <w:rPr>
          <w:b/>
          <w:bCs/>
          <w:sz w:val="24"/>
          <w:szCs w:val="24"/>
        </w:rPr>
        <w:t xml:space="preserve">9.2 Termination for Cause. </w:t>
      </w:r>
      <w:r>
        <w:rPr>
          <w:sz w:val="24"/>
          <w:szCs w:val="24"/>
        </w:rPr>
        <w:t xml:space="preserve">Either Party may terminate upon material breach that remains uncured for thirty (30) days after written notice.</w:t>
      </w:r>
    </w:p>
    <w:p>
      <w:pPr>
        <w:spacing w:after="200"/>
      </w:pPr>
      <w:r>
        <w:rPr>
          <w:b/>
          <w:bCs/>
          <w:sz w:val="24"/>
          <w:szCs w:val="24"/>
        </w:rPr>
        <w:t xml:space="preserve">9.3 Effect of Termination. </w:t>
      </w:r>
      <w:r>
        <w:rPr>
          <w:sz w:val="24"/>
          <w:szCs w:val="24"/>
        </w:rPr>
        <w:t xml:space="preserve">Upon termination: (a) Reseller shall cease marketing and selling Products; (b) Reseller shall pay all outstanding amounts; (c) trademark licenses shall terminate.</w:t>
      </w:r>
    </w:p>
    <w:p>
      <w:pPr>
        <w:pStyle w:val="Heading1"/>
      </w:pPr>
      <w:r>
        <w:t xml:space="preserve">ARTICLE 10 - CONFIDENTIALITY</w:t>
      </w:r>
    </w:p>
    <w:p>
      <w:pPr>
        <w:spacing w:after="200"/>
      </w:pPr>
      <w:r>
        <w:rPr>
          <w:b/>
          <w:bCs/>
          <w:sz w:val="24"/>
          <w:szCs w:val="24"/>
        </w:rPr>
        <w:t xml:space="preserve">10.1 Confidentiality Obligations. </w:t>
      </w:r>
      <w:r>
        <w:rPr>
          <w:sz w:val="24"/>
          <w:szCs w:val="24"/>
        </w:rPr>
        <w:t xml:space="preserve">Each Party shall maintain confidentiality of the other's confidential information for three (3) years following disclosure.</w:t>
      </w:r>
    </w:p>
    <w:p>
      <w:pPr>
        <w:pStyle w:val="Heading1"/>
      </w:pPr>
      <w:r>
        <w:t xml:space="preserve">ARTICLE 11 - WARRANTIES</w:t>
      </w:r>
    </w:p>
    <w:p>
      <w:pPr>
        <w:spacing w:after="100"/>
      </w:pPr>
      <w:r>
        <w:rPr>
          <w:b/>
          <w:bCs/>
          <w:sz w:val="24"/>
          <w:szCs w:val="24"/>
        </w:rPr>
        <w:t xml:space="preserve">11.1 Vendor Warranties. </w:t>
      </w:r>
      <w:r>
        <w:rPr>
          <w:sz w:val="24"/>
          <w:szCs w:val="24"/>
        </w:rPr>
        <w:t xml:space="preserve">Vendor warrants that the Products will perform substantially as described in documentation. Vendor's warranty obligations to End Users are set forth in the EULA.</w:t>
      </w:r>
    </w:p>
    <w:p>
      <w:pPr>
        <w:spacing w:after="200"/>
      </w:pPr>
      <w:r>
        <w:rPr>
          <w:b/>
          <w:bCs/>
          <w:sz w:val="24"/>
          <w:szCs w:val="24"/>
        </w:rPr>
        <w:t xml:space="preserve">11.2 Disclaimer. </w:t>
      </w:r>
      <w:r>
        <w:rPr>
          <w:sz w:val="24"/>
          <w:szCs w:val="24"/>
        </w:rPr>
        <w:t xml:space="preserve">EXCEPT AS EXPRESSLY SET FORTH HEREIN, VENDOR MAKES NO WARRANTIES OF ANY KIND.</w:t>
      </w:r>
    </w:p>
    <w:p>
      <w:pPr>
        <w:pStyle w:val="Heading1"/>
      </w:pPr>
      <w:r>
        <w:t xml:space="preserve">ARTICLE 12 - LIMITATION OF LIABILITY</w:t>
      </w:r>
    </w:p>
    <w:p>
      <w:pPr>
        <w:spacing w:after="100"/>
      </w:pPr>
      <w:r>
        <w:rPr>
          <w:b/>
          <w:bCs/>
          <w:sz w:val="24"/>
          <w:szCs w:val="24"/>
        </w:rPr>
        <w:t xml:space="preserve">12.1 Exclusion of Damages. </w:t>
      </w:r>
      <w:r>
        <w:rPr>
          <w:sz w:val="24"/>
          <w:szCs w:val="24"/>
        </w:rPr>
        <w:t xml:space="preserve">NEITHER PARTY SHALL BE LIABLE FOR INDIRECT, INCIDENTAL, SPECIAL, OR CONSEQUENTIAL DAMAGES.</w:t>
      </w:r>
    </w:p>
    <w:p>
      <w:pPr>
        <w:spacing w:after="200"/>
      </w:pPr>
      <w:r>
        <w:rPr>
          <w:b/>
          <w:bCs/>
          <w:sz w:val="24"/>
          <w:szCs w:val="24"/>
        </w:rPr>
        <w:t xml:space="preserve">12.2 Cap. </w:t>
      </w:r>
      <w:del w:id="7" w:author="CloudTech Solutions Inc." w:date="2026-01-20T16:45:00Z">
        <w:r>
          <w:rPr>
            <w:sz w:val="24"/>
            <w:szCs w:val="24"/>
          </w:rPr>
          <w:delText xml:space="preserve">VENDOR'S TOTAL LIABILITY SHALL NOT EXCEED AMOUNTS PAID BY RESELLER IN THE TWELVE MONTHS PRECEDING THE CLAIM.</w:delText>
        </w:r>
      </w:del>
      <w:ins w:id="8" w:author="CloudTech Solutions Inc." w:date="2026-01-20T16:45:00Z">
        <w:r>
          <w:rPr>
            <w:sz w:val="24"/>
            <w:szCs w:val="24"/>
          </w:rPr>
          <w:t xml:space="preserve">VENDOR’S TOTAL LIABILITY SHALL NOT EXCEED THE LESSER OF (A) AMOUNTS PAID BY RESELLER FOR THE SPECIFIC PRODUCT GIVING RISE TO THE CLAIM, OR (B) TWENTY-FIVE THOUSAND DOLLARS ($25,000).</w:t>
        </w:r>
      </w:ins>
    </w:p>
    <w:p>
      <w:pPr>
        <w:pStyle w:val="Heading1"/>
      </w:pPr>
      <w:r>
        <w:t xml:space="preserve">ARTICLE 13 - GENERAL PROVISIONS</w:t>
      </w:r>
    </w:p>
    <w:p>
      <w:pPr>
        <w:spacing w:after="100"/>
      </w:pPr>
      <w:r>
        <w:rPr>
          <w:b/>
          <w:bCs/>
          <w:sz w:val="24"/>
          <w:szCs w:val="24"/>
        </w:rPr>
        <w:t xml:space="preserve">13.1 Governing Law. </w:t>
      </w:r>
      <w:r>
        <w:rPr>
          <w:sz w:val="24"/>
          <w:szCs w:val="24"/>
        </w:rPr>
        <w:t xml:space="preserve">This Agreement shall be governed by the laws of the State of Washington.</w:t>
      </w:r>
    </w:p>
    <w:p>
      <w:pPr>
        <w:spacing w:after="100"/>
      </w:pPr>
      <w:r>
        <w:rPr>
          <w:b/>
          <w:bCs/>
          <w:sz w:val="24"/>
          <w:szCs w:val="24"/>
        </w:rPr>
        <w:t xml:space="preserve">13.2 Dispute Resolution. </w:t>
      </w:r>
      <w:r>
        <w:rPr>
          <w:sz w:val="24"/>
          <w:szCs w:val="24"/>
        </w:rPr>
        <w:t xml:space="preserve">Disputes shall be resolved by arbitration in Seattle, Washington.</w:t>
      </w:r>
    </w:p>
    <w:p>
      <w:pPr>
        <w:spacing w:after="100"/>
      </w:pPr>
      <w:r>
        <w:rPr>
          <w:b/>
          <w:bCs/>
          <w:sz w:val="24"/>
          <w:szCs w:val="24"/>
        </w:rPr>
        <w:t xml:space="preserve">13.3 Assignment. </w:t>
      </w:r>
      <w:r>
        <w:rPr>
          <w:sz w:val="24"/>
          <w:szCs w:val="24"/>
        </w:rPr>
        <w:t xml:space="preserve">Neither Party may assign without prior written consent.</w:t>
      </w:r>
    </w:p>
    <w:p>
      <w:pPr>
        <w:spacing w:after="100"/>
      </w:pPr>
      <w:r>
        <w:rPr>
          <w:b/>
          <w:bCs/>
          <w:sz w:val="24"/>
          <w:szCs w:val="24"/>
        </w:rPr>
        <w:t xml:space="preserve">13.4 Entire Agreement. </w:t>
      </w:r>
      <w:r>
        <w:rPr>
          <w:sz w:val="24"/>
          <w:szCs w:val="24"/>
        </w:rPr>
        <w:t xml:space="preserve">This Agreement constitutes the entire agreement between the Parties.</w:t>
      </w:r>
    </w:p>
    <w:p>
      <w:pPr>
        <w:spacing w:after="200"/>
      </w:pPr>
      <w:r>
        <w:rPr>
          <w:b/>
          <w:bCs/>
          <w:sz w:val="24"/>
          <w:szCs w:val="24"/>
        </w:rPr>
        <w:t xml:space="preserve">13.5 Amendment. </w:t>
      </w:r>
      <w:r>
        <w:rPr>
          <w:sz w:val="24"/>
          <w:szCs w:val="24"/>
        </w:rPr>
        <w:t xml:space="preserve">Amendments must be in writing and signed by both Parties.</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Reseller Agreement as of the Effective Date.</w:t>
      </w:r>
    </w:p>
    <w:p>
      <w:pPr>
        <w:spacing w:before="400" w:after="100"/>
      </w:pPr>
      <w:r>
        <w:rPr>
          <w:b/>
          <w:bCs/>
          <w:sz w:val="24"/>
          <w:szCs w:val="24"/>
        </w:rPr>
        <w:t xml:space="preserve">VENDOR:</w:t>
      </w:r>
    </w:p>
    <w:p>
      <w:pPr>
        <w:spacing w:after="100"/>
      </w:pPr>
      <w:r>
        <w:rPr>
          <w:b/>
          <w:bCs/>
          <w:sz w:val="24"/>
          <w:szCs w:val="24"/>
        </w:rPr>
        <w:t xml:space="preserve">CloudTech Solutions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RESELLER:</w:t>
      </w:r>
    </w:p>
    <w:p>
      <w:pPr>
        <w:spacing w:after="100"/>
      </w:pPr>
      <w:r>
        <w:rPr>
          <w:b/>
          <w:bCs/>
          <w:sz w:val="24"/>
          <w:szCs w:val="24"/>
        </w:rPr>
        <w:t xml:space="preserve">Pacific Tech Distributors LLC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PRODUCTS</w:t>
      </w:r>
    </w:p>
    <w:p>
      <w:pPr>
        <w:spacing w:after="200"/>
      </w:pPr>
      <w:r>
        <w:rPr>
          <w:i/>
          <w:iCs/>
          <w:sz w:val="24"/>
          <w:szCs w:val="24"/>
        </w:rPr>
        <w:t xml:space="preserve">[Product list to be attached]</w:t>
      </w:r>
    </w:p>
    <w:p>
      <w:r>
        <w:br w:type="page"/>
      </w:r>
    </w:p>
    <w:p>
      <w:pPr>
        <w:spacing w:after="400"/>
        <w:jc w:val="center"/>
      </w:pPr>
      <w:r>
        <w:rPr>
          <w:b/>
          <w:bCs/>
          <w:sz w:val="28"/>
          <w:szCs w:val="28"/>
        </w:rPr>
        <w:t xml:space="preserve">EXHIBIT B - PRICING AND DISCOUNTS</w:t>
      </w:r>
    </w:p>
    <w:p>
      <w:pPr>
        <w:spacing w:after="200"/>
      </w:pPr>
      <w:r>
        <w:rPr>
          <w:i/>
          <w:iCs/>
          <w:sz w:val="24"/>
          <w:szCs w:val="24"/>
        </w:rPr>
        <w:t xml:space="preserve">[Pricing schedule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2025-12-22T16:16:24.149Z</dcterms:created>
  <dcterms:modified xsi:type="dcterms:W3CDTF">2025-12-22T16:16:24.150Z</dcterms:modified>
</cp:coreProperties>
</file>

<file path=docProps/custom.xml><?xml version="1.0" encoding="utf-8"?>
<Properties xmlns="http://schemas.openxmlformats.org/officeDocument/2006/custom-properties" xmlns:vt="http://schemas.openxmlformats.org/officeDocument/2006/docPropsVTypes"/>
</file>