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STRATEGIC PARTNERSHIP</w:t>
      </w:r>
    </w:p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AGREEMENT</w:t>
      </w:r>
    </w:p>
    <w:p>
      <w:pPr>
        <w:spacing w:after="400"/>
        <w:jc w:val="center"/>
      </w:pPr>
      <w:r>
        <w:rPr>
          <w:sz w:val="22"/>
          <w:szCs w:val="22"/>
        </w:rPr>
        <w:t xml:space="preserve">Contract No. SPA-2025-017</w:t>
      </w:r>
    </w:p>
    <w:p>
      <w:pPr>
        <w:spacing w:after="200"/>
      </w:pPr>
      <w:r>
        <w:rPr>
          <w:sz w:val="24"/>
          <w:szCs w:val="24"/>
        </w:rPr>
        <w:t xml:space="preserve">This Strategic Partnership Agreement (this "Agreement") is entered into as of _________________, 2025 (the "Effective Date"), by and between: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Venture Alliance Capital LLC</w:t>
      </w:r>
      <w:r>
        <w:rPr>
          <w:sz w:val="24"/>
          <w:szCs w:val="24"/>
        </w:rPr>
        <w:t xml:space="preserve">, a Delaware limited liability company with its principal place of business at 400 Park Avenue, Suite 2500, New York, New York 10022 ("Partner A"); and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Growth Dynamics Partners LP</w:t>
      </w:r>
      <w:r>
        <w:rPr>
          <w:sz w:val="24"/>
          <w:szCs w:val="24"/>
        </w:rPr>
        <w:t xml:space="preserve">, a Delaware limited partnership with its principal place of business at 100 Financial Center, Boston, Massachusetts 02111 ("Partner B").</w:t>
      </w:r>
    </w:p>
    <w:p>
      <w:pPr>
        <w:pStyle w:val="Heading1"/>
      </w:pPr>
      <w:r>
        <w:t xml:space="preserve">RECITALS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WHEREAS, </w:t>
      </w:r>
      <w:r>
        <w:rPr>
          <w:sz w:val="24"/>
          <w:szCs w:val="24"/>
        </w:rPr>
        <w:t xml:space="preserve">Partner A is engaged in the business of venture capital investment and portfolio management; and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WHEREAS, </w:t>
      </w:r>
      <w:r>
        <w:rPr>
          <w:sz w:val="24"/>
          <w:szCs w:val="24"/>
        </w:rPr>
        <w:t xml:space="preserve">Partner B possesses expertise in growth equity investment and operational improvement; and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WHEREAS, </w:t>
      </w:r>
      <w:r>
        <w:rPr>
          <w:sz w:val="24"/>
          <w:szCs w:val="24"/>
        </w:rPr>
        <w:t xml:space="preserve">the Partners desire to form a strategic partnership to pursue co-investment opportunities.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NOW, THEREFORE, </w:t>
      </w:r>
      <w:r>
        <w:rPr>
          <w:sz w:val="24"/>
          <w:szCs w:val="24"/>
        </w:rPr>
        <w:t xml:space="preserve">in consideration of the mutual covenants set forth herein, the Partners agree as follows:</w:t>
      </w:r>
    </w:p>
    <w:p>
      <w:pPr>
        <w:pStyle w:val="Heading1"/>
      </w:pPr>
      <w:r>
        <w:t xml:space="preserve">ARTICLE 1 - DEFINITIONS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1.1 "Co-Investment" </w:t>
      </w:r>
      <w:r>
        <w:rPr>
          <w:sz w:val="24"/>
          <w:szCs w:val="24"/>
        </w:rPr>
        <w:t xml:space="preserve">means any investment made jointly by the Partners pursuant to this Agreement.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1.2 "Investment Committee" </w:t>
      </w:r>
      <w:r>
        <w:rPr>
          <w:sz w:val="24"/>
          <w:szCs w:val="24"/>
        </w:rPr>
        <w:t xml:space="preserve">means the committee established pursuant to Section 4.2 to evaluate and approve Co-Investments.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1.3 "Partnership Activities" </w:t>
      </w:r>
      <w:r>
        <w:rPr>
          <w:sz w:val="24"/>
          <w:szCs w:val="24"/>
        </w:rPr>
        <w:t xml:space="preserve">means all activities undertaken jointly by the Partners in connection with identifying, evaluating, making, and managing Co-Investments.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1.4 "Target Company" </w:t>
      </w:r>
      <w:r>
        <w:rPr>
          <w:sz w:val="24"/>
          <w:szCs w:val="24"/>
        </w:rPr>
        <w:t xml:space="preserve">means any company identified as a potential Co-Investment opportunity.</w:t>
      </w:r>
    </w:p>
    <w:p>
      <w:pPr>
        <w:pStyle w:val="Heading1"/>
      </w:pPr>
      <w:r>
        <w:t xml:space="preserve">ARTICLE 2 - PURPOSE AND SCOPE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2.1 Purpose. </w:t>
      </w:r>
      <w:r>
        <w:rPr>
          <w:sz w:val="24"/>
          <w:szCs w:val="24"/>
        </w:rPr>
        <w:t xml:space="preserve">The Partners hereby establish this strategic partnership for the purpose of identifying, evaluating, and making Co-Investments in technology companies within the growth equity sector.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2.2 Scope. </w:t>
      </w:r>
      <w:r>
        <w:rPr>
          <w:sz w:val="24"/>
          <w:szCs w:val="24"/>
        </w:rPr>
        <w:t xml:space="preserve">The Partnership shall focus on equity investments in companies with revenues between $10 million and $100 million, operating primarily in North America.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2.3 Non-Exclusivity. </w:t>
      </w:r>
      <w:r>
        <w:rPr>
          <w:sz w:val="24"/>
          <w:szCs w:val="24"/>
        </w:rPr>
        <w:t xml:space="preserve">Except as otherwise provided herein, each Partner may continue to pursue investment opportunities independently.</w:t>
      </w:r>
    </w:p>
    <w:p>
      <w:pPr>
        <w:pStyle w:val="Heading1"/>
      </w:pPr>
      <w:r>
        <w:t xml:space="preserve">ARTICLE 3 - CAPITAL CONTRIBUTIONS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3.1 Initial Commitment. </w:t>
      </w:r>
      <w:r>
        <w:rPr>
          <w:sz w:val="24"/>
          <w:szCs w:val="24"/>
        </w:rPr>
        <w:t xml:space="preserve">Each Partner commits to provide capital for Co-Investments as agreed on a deal-by-deal basis.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3.2 Capital Calls. </w:t>
      </w:r>
      <w:r>
        <w:rPr>
          <w:sz w:val="24"/>
          <w:szCs w:val="24"/>
        </w:rPr>
        <w:t xml:space="preserve">Capital contributions for approved Co-Investments shall be made within ten (10) business days of the capital call notice.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3.3 Default. </w:t>
      </w:r>
      <w:r>
        <w:rPr>
          <w:sz w:val="24"/>
          <w:szCs w:val="24"/>
        </w:rPr>
        <w:t xml:space="preserve">A Partner that fails to fund a capital call shall be subject to the default provisions in Section 10.3.</w:t>
      </w:r>
    </w:p>
    <w:p>
      <w:pPr>
        <w:pStyle w:val="Heading1"/>
      </w:pPr>
      <w:r>
        <w:t xml:space="preserve">ARTICLE 4 - GOVERNANCE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4.1 Management. </w:t>
      </w:r>
      <w:del w:id="1" w:author="Venture Alliance Capital Partners LP" w:date="2026-01-20T15:00:00Z">
        <w:r>
          <w:rPr>
            <w:sz w:val="24"/>
            <w:szCs w:val="24"/>
          </w:rPr>
          <w:delText xml:space="preserve">The Partners shall jointly manage the Partnership Activities. Major decisions require unanimous consent of both Partners.</w:delText>
        </w:r>
      </w:del>
      <w:ins w:id="2" w:author="Venture Alliance Capital Partners LP" w:date="2026-01-20T15:00:00Z">
        <w:r>
          <w:rPr>
            <w:sz w:val="24"/>
            <w:szCs w:val="24"/>
          </w:rPr>
          <w:t xml:space="preserve">Partner A shall serve as the managing Partner and shall have sole decision-making authority for all Partnership Activities. Partner A shall provide Partner B with reasonable notice of material decisions.</w:t>
        </w:r>
      </w:ins>
    </w:p>
    <w:p>
      <w:pPr>
        <w:spacing w:after="100"/>
      </w:pPr>
      <w:r>
        <w:rPr>
          <w:b/>
          <w:bCs/>
          <w:sz w:val="24"/>
          <w:szCs w:val="24"/>
        </w:rPr>
        <w:t xml:space="preserve">4.2 Investment Committee. </w:t>
      </w:r>
      <w:r>
        <w:rPr>
          <w:sz w:val="24"/>
          <w:szCs w:val="24"/>
        </w:rPr>
        <w:t xml:space="preserve">The Partners shall establish an Investment Committee consisting of two representatives from each Partner. All investment decisions require approval of at least one representative from each Partner.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4.3 Meetings. </w:t>
      </w:r>
      <w:r>
        <w:rPr>
          <w:sz w:val="24"/>
          <w:szCs w:val="24"/>
        </w:rPr>
        <w:t xml:space="preserve">The Investment Committee shall meet at least monthly to review deal pipeline and portfolio performance.</w:t>
      </w:r>
    </w:p>
    <w:p>
      <w:pPr>
        <w:pStyle w:val="Heading1"/>
      </w:pPr>
      <w:r>
        <w:t xml:space="preserve">ARTICLE 5 - DEAL SOURCING AND EVALUATION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5.1 Deal Flow. </w:t>
      </w:r>
      <w:r>
        <w:rPr>
          <w:sz w:val="24"/>
          <w:szCs w:val="24"/>
        </w:rPr>
        <w:t xml:space="preserve">Each Partner shall share relevant deal opportunities that fall within the Partnership's investment criteria.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5.2 Due Diligence. </w:t>
      </w:r>
      <w:r>
        <w:rPr>
          <w:sz w:val="24"/>
          <w:szCs w:val="24"/>
        </w:rPr>
        <w:t xml:space="preserve">The Partners shall collaborate on due diligence for potential Co-Investments, with responsibilities allocated based on each Partner's expertise.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5.3 Exclusivity Period. </w:t>
      </w:r>
      <w:r>
        <w:rPr>
          <w:sz w:val="24"/>
          <w:szCs w:val="24"/>
        </w:rPr>
        <w:t xml:space="preserve">Once a Target Company is presented to the Investment Committee, neither Partner may pursue an independent investment in such company for sixty (60) days.</w:t>
      </w:r>
    </w:p>
    <w:p>
      <w:pPr>
        <w:pStyle w:val="Heading1"/>
      </w:pPr>
      <w:r>
        <w:t xml:space="preserve">ARTICLE 6 - PROFIT AND LOSS SHARING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6.1 Sharing Ratio. </w:t>
      </w:r>
      <w:del w:id="3" w:author="Venture Alliance Capital Partners LP" w:date="2026-01-20T15:15:00Z">
        <w:r>
          <w:rPr>
            <w:sz w:val="24"/>
            <w:szCs w:val="24"/>
          </w:rPr>
          <w:delText xml:space="preserve">All profits and losses from Co-Investments shall be allocated fifty percent (50%) to Partner A and fifty percent (50%) to Partner B, regardless of the relative capital contributions made by each Partner to any particular Co-Investment.</w:delText>
        </w:r>
      </w:del>
      <w:ins w:id="4" w:author="Venture Alliance Capital Partners LP" w:date="2026-01-20T15:15:00Z">
        <w:r>
          <w:rPr>
            <w:sz w:val="24"/>
            <w:szCs w:val="24"/>
          </w:rPr>
          <w:t xml:space="preserve">Profits from Co-Investments shall be allocated sixty percent (60%) to Partner A and forty percent (40%) to Partner B. Losses shall be allocated in proportion to capital contributions, with Partner B bearing losses first up to its contribution amount.</w:t>
        </w:r>
      </w:ins>
    </w:p>
    <w:p>
      <w:pPr>
        <w:spacing w:after="100"/>
      </w:pPr>
      <w:r>
        <w:rPr>
          <w:b/>
          <w:bCs/>
          <w:sz w:val="24"/>
          <w:szCs w:val="24"/>
        </w:rPr>
        <w:t xml:space="preserve">6.2 Distributions. </w:t>
      </w:r>
      <w:r>
        <w:rPr>
          <w:sz w:val="24"/>
          <w:szCs w:val="24"/>
        </w:rPr>
        <w:t xml:space="preserve">Proceeds from Co-Investments shall be distributed to the Partners in accordance with Section 6.1 within thirty (30) days of receipt.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6.3 Expenses. </w:t>
      </w:r>
      <w:r>
        <w:rPr>
          <w:sz w:val="24"/>
          <w:szCs w:val="24"/>
        </w:rPr>
        <w:t xml:space="preserve">Partnership expenses shall be shared equally unless otherwise agreed in writing.</w:t>
      </w:r>
    </w:p>
    <w:p>
      <w:pPr>
        <w:pStyle w:val="Heading1"/>
      </w:pPr>
      <w:r>
        <w:t xml:space="preserve">ARTICLE 7 - MANAGEMENT FEES AND CARRY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7.1 Management Fees. </w:t>
      </w:r>
      <w:r>
        <w:rPr>
          <w:sz w:val="24"/>
          <w:szCs w:val="24"/>
        </w:rPr>
        <w:t xml:space="preserve">No management fees shall be charged by either Partner to the Partnership. Each Partner shall bear its own operating costs.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7.2 Carried Interest. </w:t>
      </w:r>
      <w:r>
        <w:rPr>
          <w:sz w:val="24"/>
          <w:szCs w:val="24"/>
        </w:rPr>
        <w:t xml:space="preserve">There shall be no carried interest arrangement between the Partners. All returns shall be shared per Section 6.1.</w:t>
      </w:r>
    </w:p>
    <w:p>
      <w:pPr>
        <w:pStyle w:val="Heading1"/>
      </w:pPr>
      <w:r>
        <w:t xml:space="preserve">ARTICLE 8 - REPRESENTATIONS AND WARRANTIES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8.1 Authority. </w:t>
      </w:r>
      <w:r>
        <w:rPr>
          <w:sz w:val="24"/>
          <w:szCs w:val="24"/>
        </w:rPr>
        <w:t xml:space="preserve">Each Partner represents that it has full authority to enter into this Agreement and perform its obligations hereunder.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8.2 Regulatory Compliance. </w:t>
      </w:r>
      <w:r>
        <w:rPr>
          <w:sz w:val="24"/>
          <w:szCs w:val="24"/>
        </w:rPr>
        <w:t xml:space="preserve">Each Partner represents that it is in compliance with all applicable laws and regulations relating to its investment activities.</w:t>
      </w:r>
    </w:p>
    <w:p>
      <w:pPr>
        <w:pStyle w:val="Heading1"/>
      </w:pPr>
      <w:r>
        <w:t xml:space="preserve">ARTICLE 9 - CONFIDENTIALITY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9.1 Confidentiality Obligations. </w:t>
      </w:r>
      <w:del w:id="5" w:author="Venture Alliance Capital Partners LP" w:date="2026-01-20T15:30:00Z">
        <w:r>
          <w:rPr>
            <w:sz w:val="24"/>
            <w:szCs w:val="24"/>
          </w:rPr>
          <w:delText xml:space="preserve">Each Partner shall maintain strict confidentiality regarding deal flow, investment terms, portfolio company information, and the terms of this Agreement. This obligation survives termination for five (5) years.</w:delText>
        </w:r>
      </w:del>
      <w:ins w:id="6" w:author="Venture Alliance Capital Partners LP" w:date="2026-01-20T15:30:00Z">
        <w:r>
          <w:rPr>
            <w:sz w:val="24"/>
            <w:szCs w:val="24"/>
          </w:rPr>
          <w:t xml:space="preserve">Partner B shall maintain strict confidentiality regarding all Partnership information. Partner A may disclose Partnership information to its affiliates, co-investors, and prospective investors without Partner B’s consent. Partner B’s confidentiality obligation survives termination indefinitely.</w:t>
        </w:r>
      </w:ins>
    </w:p>
    <w:p>
      <w:pPr>
        <w:pStyle w:val="Heading1"/>
      </w:pPr>
      <w:r>
        <w:t xml:space="preserve">ARTICLE 10 - EXIT AND BUYOUT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10.1 </w:t>
      </w:r>
      <w:r>
        <w:rPr>
          <w:i/>
          <w:iCs/>
          <w:sz w:val="24"/>
          <w:szCs w:val="24"/>
        </w:rPr>
        <w:t xml:space="preserve">[Reserved]</w:t>
      </w:r>
    </w:p>
    <w:p>
      <w:pPr>
        <w:pStyle w:val="Heading1"/>
      </w:pPr>
      <w:r>
        <w:t xml:space="preserve">ARTICLE 11 - NON-COMPETE AND NON-SOLICITATION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11.1 Portfolio Company Non-Compete. </w:t>
      </w:r>
      <w:r>
        <w:rPr>
          <w:sz w:val="24"/>
          <w:szCs w:val="24"/>
        </w:rPr>
        <w:t xml:space="preserve">Neither Partner shall make an independent investment in any company that directly competes with a portfolio company without the other Partner's consent.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11.2 Non-Solicitation. </w:t>
      </w:r>
      <w:r>
        <w:rPr>
          <w:sz w:val="24"/>
          <w:szCs w:val="24"/>
        </w:rPr>
        <w:t xml:space="preserve">Neither Partner shall solicit or hire employees of the other Partner during the Term and for one (1) year thereafter.</w:t>
      </w:r>
    </w:p>
    <w:p>
      <w:pPr>
        <w:pStyle w:val="Heading1"/>
      </w:pPr>
      <w:r>
        <w:t xml:space="preserve">ARTICLE 12 - TERM AND TERMINATION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12.1 Term. </w:t>
      </w:r>
      <w:r>
        <w:rPr>
          <w:sz w:val="24"/>
          <w:szCs w:val="24"/>
        </w:rPr>
        <w:t xml:space="preserve">This Agreement shall continue for five (5) years from the Effective Date, with automatic renewal for successive two-year periods unless either Partner provides one year's notice of non-renewal.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12.2 Termination for Cause. </w:t>
      </w:r>
      <w:del w:id="7" w:author="Venture Alliance Capital Partners LP" w:date="2026-01-20T15:45:00Z">
        <w:r>
          <w:rPr>
            <w:sz w:val="24"/>
            <w:szCs w:val="24"/>
          </w:rPr>
          <w:delText xml:space="preserve">Either Partner may terminate upon material breach that remains uncured for sixty (60) days after written notice.</w:delText>
        </w:r>
      </w:del>
      <w:ins w:id="8" w:author="Venture Alliance Capital Partners LP" w:date="2026-01-20T15:45:00Z">
        <w:r>
          <w:rPr>
            <w:sz w:val="24"/>
            <w:szCs w:val="24"/>
          </w:rPr>
          <w:t xml:space="preserve">Partner A may terminate immediately upon any breach by Partner B. Partner B may terminate only upon material breach by Partner A that remains uncured for ninety (90) days after written notice.</w:t>
        </w:r>
      </w:ins>
    </w:p>
    <w:p>
      <w:pPr>
        <w:spacing w:after="200"/>
      </w:pPr>
      <w:r>
        <w:rPr>
          <w:b/>
          <w:bCs/>
          <w:sz w:val="24"/>
          <w:szCs w:val="24"/>
        </w:rPr>
        <w:t xml:space="preserve">12.3 Effect of Termination. </w:t>
      </w:r>
      <w:r>
        <w:rPr>
          <w:sz w:val="24"/>
          <w:szCs w:val="24"/>
        </w:rPr>
        <w:t xml:space="preserve">Upon termination, the Partners shall continue to manage existing Co-Investments until liquidation or transfer, sharing profits and losses per Section 6.1.</w:t>
      </w:r>
    </w:p>
    <w:p>
      <w:pPr>
        <w:pStyle w:val="Heading1"/>
      </w:pPr>
      <w:r>
        <w:t xml:space="preserve">ARTICLE 13 - DISPUTE RESOLUTION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13.1 Negotiation. </w:t>
      </w:r>
      <w:r>
        <w:rPr>
          <w:sz w:val="24"/>
          <w:szCs w:val="24"/>
        </w:rPr>
        <w:t xml:space="preserve">Partners shall attempt to resolve disputes through good faith negotiation between senior principals.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13.2 Arbitration. </w:t>
      </w:r>
      <w:r>
        <w:rPr>
          <w:sz w:val="24"/>
          <w:szCs w:val="24"/>
        </w:rPr>
        <w:t xml:space="preserve">Unresolved disputes shall be submitted to binding arbitration in New York under AAA rules.</w:t>
      </w:r>
    </w:p>
    <w:p>
      <w:pPr>
        <w:pStyle w:val="Heading1"/>
      </w:pPr>
      <w:r>
        <w:t xml:space="preserve">ARTICLE 14 - GENERAL PROVISIONS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14.1 Governing Law. </w:t>
      </w:r>
      <w:r>
        <w:rPr>
          <w:sz w:val="24"/>
          <w:szCs w:val="24"/>
        </w:rPr>
        <w:t xml:space="preserve">This Agreement shall be governed by the laws of the State of Delaware.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14.2 Assignment. </w:t>
      </w:r>
      <w:r>
        <w:rPr>
          <w:sz w:val="24"/>
          <w:szCs w:val="24"/>
        </w:rPr>
        <w:t xml:space="preserve">Neither Partner may assign its interest without the other's prior written consent.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14.3 Entire Agreement. </w:t>
      </w:r>
      <w:r>
        <w:rPr>
          <w:sz w:val="24"/>
          <w:szCs w:val="24"/>
        </w:rPr>
        <w:t xml:space="preserve">This Agreement constitutes the entire agreement between the Partners.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14.4 Amendment. </w:t>
      </w:r>
      <w:r>
        <w:rPr>
          <w:sz w:val="24"/>
          <w:szCs w:val="24"/>
        </w:rPr>
        <w:t xml:space="preserve">Amendments must be in writing and signed by both Partners.</w:t>
      </w:r>
    </w:p>
    <w:p>
      <w:r>
        <w:br w:type="page"/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SIGNATURE PAGE</w:t>
      </w:r>
    </w:p>
    <w:p>
      <w:pPr>
        <w:spacing w:after="200"/>
      </w:pPr>
      <w:r>
        <w:rPr>
          <w:sz w:val="24"/>
          <w:szCs w:val="24"/>
        </w:rPr>
        <w:t xml:space="preserve">IN WITNESS WHEREOF, the Partners have executed this Strategic Partnership Agreement as of the Effective Date.</w:t>
      </w:r>
    </w:p>
    <w:p>
      <w:pPr>
        <w:spacing w:before="400" w:after="100"/>
      </w:pPr>
      <w:r>
        <w:rPr>
          <w:b/>
          <w:bCs/>
          <w:sz w:val="24"/>
          <w:szCs w:val="24"/>
        </w:rPr>
        <w:t xml:space="preserve">PARTNER A: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Venture Alliance Capital LLC</w:t>
      </w:r>
    </w:p>
    <w:p>
      <w:pPr>
        <w:spacing w:before="300" w:after="100"/>
      </w:pPr>
      <w:r>
        <w:rPr>
          <w:sz w:val="24"/>
          <w:szCs w:val="24"/>
        </w:rPr>
        <w:t xml:space="preserve">By: _________________________________</w:t>
      </w:r>
    </w:p>
    <w:p>
      <w:pPr>
        <w:spacing w:after="100"/>
      </w:pPr>
      <w:r>
        <w:rPr>
          <w:sz w:val="24"/>
          <w:szCs w:val="24"/>
        </w:rPr>
        <w:t xml:space="preserve">Name: _______________________________</w:t>
      </w:r>
    </w:p>
    <w:p>
      <w:pPr>
        <w:spacing w:after="100"/>
      </w:pPr>
      <w:r>
        <w:rPr>
          <w:sz w:val="24"/>
          <w:szCs w:val="24"/>
        </w:rPr>
        <w:t xml:space="preserve">Title: ________________________________</w:t>
      </w:r>
    </w:p>
    <w:p>
      <w:pPr>
        <w:spacing w:after="200"/>
      </w:pPr>
      <w:r>
        <w:rPr>
          <w:sz w:val="24"/>
          <w:szCs w:val="24"/>
        </w:rPr>
        <w:t xml:space="preserve">Date: ________________________________</w:t>
      </w:r>
    </w:p>
    <w:p>
      <w:pPr>
        <w:spacing w:before="400" w:after="100"/>
      </w:pPr>
      <w:r>
        <w:rPr>
          <w:b/>
          <w:bCs/>
          <w:sz w:val="24"/>
          <w:szCs w:val="24"/>
        </w:rPr>
        <w:t xml:space="preserve">PARTNER B: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Growth Dynamics Partners LP</w:t>
      </w:r>
    </w:p>
    <w:p>
      <w:pPr>
        <w:spacing w:before="300" w:after="100"/>
      </w:pPr>
      <w:r>
        <w:rPr>
          <w:sz w:val="24"/>
          <w:szCs w:val="24"/>
        </w:rPr>
        <w:t xml:space="preserve">By: _________________________________</w:t>
      </w:r>
    </w:p>
    <w:p>
      <w:pPr>
        <w:spacing w:after="100"/>
      </w:pPr>
      <w:r>
        <w:rPr>
          <w:sz w:val="24"/>
          <w:szCs w:val="24"/>
        </w:rPr>
        <w:t xml:space="preserve">Name: _______________________________</w:t>
      </w:r>
    </w:p>
    <w:p>
      <w:pPr>
        <w:spacing w:after="100"/>
      </w:pPr>
      <w:r>
        <w:rPr>
          <w:sz w:val="24"/>
          <w:szCs w:val="24"/>
        </w:rPr>
        <w:t xml:space="preserve">Title: ________________________________</w:t>
      </w:r>
    </w:p>
    <w:p>
      <w:pPr>
        <w:spacing w:after="200"/>
      </w:pPr>
      <w:r>
        <w:rPr>
          <w:sz w:val="24"/>
          <w:szCs w:val="24"/>
        </w:rPr>
        <w:t xml:space="preserve">Date: ________________________________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2025-12-22T16:17:30.969Z</dcterms:created>
  <dcterms:modified xsi:type="dcterms:W3CDTF">2025-12-22T16:17:30.970Z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