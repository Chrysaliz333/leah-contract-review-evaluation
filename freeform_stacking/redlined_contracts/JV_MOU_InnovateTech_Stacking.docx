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JOINT VENTURE</w:t>
      </w:r>
    </w:p>
    <w:p>
      <w:pPr>
        <w:spacing w:after="400"/>
        <w:jc w:val="center"/>
      </w:pPr>
      <w:r>
        <w:rPr>
          <w:b/>
          <w:bCs/>
          <w:sz w:val="32"/>
          <w:szCs w:val="32"/>
        </w:rPr>
        <w:t xml:space="preserve">MEMORANDUM OF UNDERSTANDING</w:t>
      </w:r>
    </w:p>
    <w:p>
      <w:pPr>
        <w:spacing w:after="400"/>
        <w:jc w:val="center"/>
      </w:pPr>
      <w:r>
        <w:rPr>
          <w:sz w:val="22"/>
          <w:szCs w:val="22"/>
        </w:rPr>
        <w:t xml:space="preserve">Reference No. JV-MOU-2025-003</w:t>
      </w:r>
    </w:p>
    <w:p>
      <w:pPr>
        <w:spacing w:after="200"/>
      </w:pPr>
      <w:r>
        <w:rPr>
          <w:sz w:val="24"/>
          <w:szCs w:val="24"/>
        </w:rPr>
        <w:t xml:space="preserve">This Joint Venture Memorandum of Understanding (this "MOU") is entered into as of _________________, 2025 (the "Effective Date"), by and between:</w:t>
      </w:r>
    </w:p>
    <w:p>
      <w:pPr>
        <w:spacing w:after="100"/>
      </w:pPr>
      <w:r>
        <w:rPr>
          <w:b/>
          <w:bCs/>
          <w:sz w:val="24"/>
          <w:szCs w:val="24"/>
        </w:rPr>
        <w:t xml:space="preserve">InnovateTech Solutions Corp.</w:t>
      </w:r>
      <w:r>
        <w:rPr>
          <w:sz w:val="24"/>
          <w:szCs w:val="24"/>
        </w:rPr>
        <w:t xml:space="preserve">, a Delaware corporation with its principal place of business at 750 Innovation Way, Palo Alto, California 94301 ("Party A"); and</w:t>
      </w:r>
    </w:p>
    <w:p>
      <w:pPr>
        <w:spacing w:after="200"/>
      </w:pPr>
      <w:r>
        <w:rPr>
          <w:b/>
          <w:bCs/>
          <w:sz w:val="24"/>
          <w:szCs w:val="24"/>
        </w:rPr>
        <w:t xml:space="preserve">Quantum Dynamics LLC</w:t>
      </w:r>
      <w:r>
        <w:rPr>
          <w:sz w:val="24"/>
          <w:szCs w:val="24"/>
        </w:rPr>
        <w:t xml:space="preserve">, a California limited liability company with its principal place of business at 400 Tech Center Drive, San Jose, California 95110 ("Party B").</w:t>
      </w:r>
    </w:p>
    <w:p>
      <w:pPr>
        <w:spacing w:after="200"/>
      </w:pPr>
      <w:r>
        <w:rPr>
          <w:sz w:val="24"/>
          <w:szCs w:val="24"/>
        </w:rPr>
        <w:t xml:space="preserve">Party A and Party B are sometimes referred to herein individually as a "Party" and collectively as the "Parties."</w:t>
      </w:r>
    </w:p>
    <w:p>
      <w:pPr>
        <w:pStyle w:val="Heading1"/>
      </w:pPr>
      <w:r>
        <w:t xml:space="preserve">RECITALS</w:t>
      </w:r>
    </w:p>
    <w:p>
      <w:pPr>
        <w:spacing w:after="100"/>
      </w:pPr>
      <w:r>
        <w:rPr>
          <w:b/>
          <w:bCs/>
          <w:sz w:val="24"/>
          <w:szCs w:val="24"/>
        </w:rPr>
        <w:t xml:space="preserve">WHEREAS, </w:t>
      </w:r>
      <w:r>
        <w:rPr>
          <w:sz w:val="24"/>
          <w:szCs w:val="24"/>
        </w:rPr>
        <w:t xml:space="preserve">Party A possesses expertise in artificial intelligence and machine learning technologies; and</w:t>
      </w:r>
    </w:p>
    <w:p>
      <w:pPr>
        <w:spacing w:after="100"/>
      </w:pPr>
      <w:r>
        <w:rPr>
          <w:b/>
          <w:bCs/>
          <w:sz w:val="24"/>
          <w:szCs w:val="24"/>
        </w:rPr>
        <w:t xml:space="preserve">WHEREAS, </w:t>
      </w:r>
      <w:r>
        <w:rPr>
          <w:sz w:val="24"/>
          <w:szCs w:val="24"/>
        </w:rPr>
        <w:t xml:space="preserve">Party B possesses expertise in quantum computing hardware and software systems; and</w:t>
      </w:r>
    </w:p>
    <w:p>
      <w:pPr>
        <w:spacing w:after="100"/>
      </w:pPr>
      <w:r>
        <w:rPr>
          <w:b/>
          <w:bCs/>
          <w:sz w:val="24"/>
          <w:szCs w:val="24"/>
        </w:rPr>
        <w:t xml:space="preserve">WHEREAS, </w:t>
      </w:r>
      <w:r>
        <w:rPr>
          <w:sz w:val="24"/>
          <w:szCs w:val="24"/>
        </w:rPr>
        <w:t xml:space="preserve">the Parties desire to combine their respective expertise, resources, and capabilities to pursue joint business opportunities in quantum-enhanced artificial intelligence; and</w:t>
      </w:r>
    </w:p>
    <w:p>
      <w:pPr>
        <w:spacing w:after="100"/>
      </w:pPr>
      <w:r>
        <w:rPr>
          <w:b/>
          <w:bCs/>
          <w:sz w:val="24"/>
          <w:szCs w:val="24"/>
        </w:rPr>
        <w:t xml:space="preserve">WHEREAS, </w:t>
      </w:r>
      <w:r>
        <w:rPr>
          <w:sz w:val="24"/>
          <w:szCs w:val="24"/>
        </w:rPr>
        <w:t xml:space="preserve">the Parties intend to establish a joint venture to develop, market, and commercialise quantum AI solutions.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"Contributed IP" </w:t>
      </w:r>
      <w:r>
        <w:rPr>
          <w:sz w:val="24"/>
          <w:szCs w:val="24"/>
        </w:rPr>
        <w:t xml:space="preserve">means the intellectual property contributed by each Party to the Joint Venture as set forth in Exhibit A.</w:t>
      </w:r>
    </w:p>
    <w:p>
      <w:pPr>
        <w:spacing w:after="100"/>
      </w:pPr>
      <w:r>
        <w:rPr>
          <w:b/>
          <w:bCs/>
          <w:sz w:val="24"/>
          <w:szCs w:val="24"/>
        </w:rPr>
        <w:t xml:space="preserve">1.2 "Developed IP" </w:t>
      </w:r>
      <w:r>
        <w:rPr>
          <w:sz w:val="24"/>
          <w:szCs w:val="24"/>
        </w:rPr>
        <w:t xml:space="preserve">means any intellectual property developed by or on behalf of the Joint Venture during the Term.</w:t>
      </w:r>
    </w:p>
    <w:p>
      <w:pPr>
        <w:spacing w:after="100"/>
      </w:pPr>
      <w:r>
        <w:rPr>
          <w:b/>
          <w:bCs/>
          <w:sz w:val="24"/>
          <w:szCs w:val="24"/>
        </w:rPr>
        <w:t xml:space="preserve">1.3 "Joint Venture" or "JV" </w:t>
      </w:r>
      <w:r>
        <w:rPr>
          <w:sz w:val="24"/>
          <w:szCs w:val="24"/>
        </w:rPr>
        <w:t xml:space="preserve">means the business arrangement established by this MOU to pursue the Purpose.</w:t>
      </w:r>
    </w:p>
    <w:p>
      <w:pPr>
        <w:spacing w:after="100"/>
      </w:pPr>
      <w:r>
        <w:rPr>
          <w:b/>
          <w:bCs/>
          <w:sz w:val="24"/>
          <w:szCs w:val="24"/>
        </w:rPr>
        <w:t xml:space="preserve">1.4 "JV Entity" </w:t>
      </w:r>
      <w:r>
        <w:rPr>
          <w:sz w:val="24"/>
          <w:szCs w:val="24"/>
        </w:rPr>
        <w:t xml:space="preserve">means the legal entity to be formed by the Parties to conduct the business of the Joint Venture, if the Parties elect to form such entity.</w:t>
      </w:r>
    </w:p>
    <w:p>
      <w:pPr>
        <w:spacing w:after="200"/>
      </w:pPr>
      <w:r>
        <w:rPr>
          <w:b/>
          <w:bCs/>
          <w:sz w:val="24"/>
          <w:szCs w:val="24"/>
        </w:rPr>
        <w:t xml:space="preserve">1.5 "Purpose" </w:t>
      </w:r>
      <w:r>
        <w:rPr>
          <w:sz w:val="24"/>
          <w:szCs w:val="24"/>
        </w:rPr>
        <w:t xml:space="preserve">means the development, marketing, and commercialisation of quantum-enhanced artificial intelligence solutions for enterprise customers.</w:t>
      </w:r>
    </w:p>
    <w:p>
      <w:pPr>
        <w:pStyle w:val="Heading1"/>
      </w:pPr>
      <w:r>
        <w:t xml:space="preserve">ARTICLE 2 - PURPOSE AND SCOPE</w:t>
      </w:r>
    </w:p>
    <w:p>
      <w:pPr>
        <w:spacing w:after="100"/>
      </w:pPr>
      <w:r>
        <w:rPr>
          <w:b/>
          <w:bCs/>
          <w:sz w:val="24"/>
          <w:szCs w:val="24"/>
        </w:rPr>
        <w:t xml:space="preserve">2.1 Purpose. </w:t>
      </w:r>
      <w:r>
        <w:rPr>
          <w:sz w:val="24"/>
          <w:szCs w:val="24"/>
        </w:rPr>
        <w:t xml:space="preserve">The Parties hereby establish this Joint Venture for the Purpose of combining their respective technologies, expertise, and resources to develop and commercialise quantum AI solutions.</w:t>
      </w:r>
    </w:p>
    <w:p>
      <w:pPr>
        <w:spacing w:after="100"/>
      </w:pPr>
      <w:r>
        <w:rPr>
          <w:b/>
          <w:bCs/>
          <w:sz w:val="24"/>
          <w:szCs w:val="24"/>
        </w:rPr>
        <w:t xml:space="preserve">2.2 Scope of Activities. </w:t>
      </w:r>
      <w:r>
        <w:rPr>
          <w:sz w:val="24"/>
          <w:szCs w:val="24"/>
        </w:rPr>
        <w:t xml:space="preserve">The Joint Venture shall engage in: (a) research and development of quantum AI algorithms and applications; (b) development of commercial products and services; (c) marketing and sales activities; (d) customer support and professional services; and (e) such other activities as the Parties may agree.</w:t>
      </w:r>
    </w:p>
    <w:p>
      <w:pPr>
        <w:spacing w:after="200"/>
      </w:pPr>
      <w:r>
        <w:rPr>
          <w:b/>
          <w:bCs/>
          <w:sz w:val="24"/>
          <w:szCs w:val="24"/>
        </w:rPr>
        <w:t xml:space="preserve">2.3 Exclusivity. </w:t>
      </w:r>
      <w:r>
        <w:rPr>
          <w:sz w:val="24"/>
          <w:szCs w:val="24"/>
        </w:rPr>
        <w:t xml:space="preserve">During the Term, neither Party shall engage in competing quantum AI ventures with third parties without the prior written consent of the other Party.</w:t>
      </w:r>
    </w:p>
    <w:p>
      <w:pPr>
        <w:pStyle w:val="Heading1"/>
      </w:pPr>
      <w:r>
        <w:t xml:space="preserve">ARTICLE 3 - CONTRIBUTIONS</w:t>
      </w:r>
    </w:p>
    <w:p>
      <w:pPr>
        <w:spacing w:after="100"/>
      </w:pPr>
      <w:r>
        <w:rPr>
          <w:b/>
          <w:bCs/>
          <w:sz w:val="24"/>
          <w:szCs w:val="24"/>
        </w:rPr>
        <w:t xml:space="preserve">3.1 Capital Contributions. </w:t>
      </w:r>
      <w:r>
        <w:rPr>
          <w:sz w:val="24"/>
          <w:szCs w:val="24"/>
        </w:rPr>
        <w:t xml:space="preserve">Each Party shall contribute initial capital of Two Million Five Hundred Thousand Dollars ($2,500,000) to the Joint Venture within thirty (30) days of the Effective Date.</w:t>
      </w:r>
    </w:p>
    <w:p>
      <w:pPr>
        <w:spacing w:after="100"/>
      </w:pPr>
      <w:r>
        <w:rPr>
          <w:b/>
          <w:bCs/>
          <w:sz w:val="24"/>
          <w:szCs w:val="24"/>
        </w:rPr>
        <w:t xml:space="preserve">3.2 Party A Contributions. </w:t>
      </w:r>
      <w:r>
        <w:rPr>
          <w:sz w:val="24"/>
          <w:szCs w:val="24"/>
        </w:rPr>
        <w:t xml:space="preserve">Party A shall contribute: (a) its proprietary machine learning frameworks and algorithms; (b) access to its AI development team; (c) customer relationships in the enterprise AI market; and (d) the use of its brand for JV marketing purposes.</w:t>
      </w:r>
    </w:p>
    <w:p>
      <w:pPr>
        <w:spacing w:after="100"/>
      </w:pPr>
      <w:r>
        <w:rPr>
          <w:b/>
          <w:bCs/>
          <w:sz w:val="24"/>
          <w:szCs w:val="24"/>
        </w:rPr>
        <w:t xml:space="preserve">3.3 Party B Contributions. </w:t>
      </w:r>
      <w:r>
        <w:rPr>
          <w:sz w:val="24"/>
          <w:szCs w:val="24"/>
        </w:rPr>
        <w:t xml:space="preserve">Party B shall contribute: (a) its quantum computing hardware and software platforms; (b) access to its quantum engineering team; (c) quantum computing infrastructure and cloud access; and (d) research partnerships with academic institutions.</w:t>
      </w:r>
    </w:p>
    <w:p>
      <w:pPr>
        <w:spacing w:after="200"/>
      </w:pPr>
      <w:r>
        <w:rPr>
          <w:b/>
          <w:bCs/>
          <w:sz w:val="24"/>
          <w:szCs w:val="24"/>
        </w:rPr>
        <w:t xml:space="preserve">3.4 Additional Capital. </w:t>
      </w:r>
      <w:r>
        <w:rPr>
          <w:sz w:val="24"/>
          <w:szCs w:val="24"/>
        </w:rPr>
        <w:t xml:space="preserve">Additional capital contributions may be required upon approval of both Parties. Any Party failing to make a required capital contribution shall have its ownership interest diluted proportionately.</w:t>
      </w:r>
    </w:p>
    <w:p>
      <w:pPr>
        <w:pStyle w:val="Heading1"/>
      </w:pPr>
      <w:r>
        <w:t xml:space="preserve">ARTICLE 4 - GOVERNANCE AND DECISION-MAKING</w:t>
      </w:r>
    </w:p>
    <w:p>
      <w:pPr>
        <w:spacing w:after="100"/>
      </w:pPr>
      <w:r>
        <w:rPr>
          <w:b/>
          <w:bCs/>
          <w:sz w:val="24"/>
          <w:szCs w:val="24"/>
        </w:rPr>
        <w:t xml:space="preserve">4.1 Material Decisions. </w:t>
      </w:r>
      <w:del w:id="1" w:author="InnovateTech Solutions Corp." w:date="2026-01-20T12:00:00Z">
        <w:r>
          <w:rPr>
            <w:sz w:val="24"/>
            <w:szCs w:val="24"/>
          </w:rPr>
          <w:delText xml:space="preserve">All material decisions regarding the Joint Venture, including but not limited to annual budgets, capital expenditures exceeding $50,000, entry into material contracts, and changes to the business plan, shall require the unanimous written consent of both Parties.</w:delText>
        </w:r>
      </w:del>
      <w:ins w:id="2" w:author="InnovateTech Solutions Corp." w:date="2026-01-20T12:00:00Z">
        <w:r>
          <w:rPr>
            <w:sz w:val="24"/>
            <w:szCs w:val="24"/>
          </w:rPr>
          <w:t xml:space="preserve">All material decisions regarding the Joint Venture shall be made by Party A in its sole discretion. Party A shall provide Party B with reasonable notice of material decisions but shall not be required to obtain Party B’s consent.</w:t>
        </w:r>
      </w:ins>
    </w:p>
    <w:p>
      <w:pPr>
        <w:spacing w:after="100"/>
      </w:pPr>
      <w:r>
        <w:rPr>
          <w:b/>
          <w:bCs/>
          <w:sz w:val="24"/>
          <w:szCs w:val="24"/>
        </w:rPr>
        <w:t xml:space="preserve">4.2 Steering Committee. </w:t>
      </w:r>
      <w:r>
        <w:rPr>
          <w:sz w:val="24"/>
          <w:szCs w:val="24"/>
        </w:rPr>
        <w:t xml:space="preserve">The Parties shall establish a Steering Committee consisting of two (2) representatives from each Party. The Steering Committee shall meet at least quarterly to review JV performance, approve budgets, and make strategic decisions.</w:t>
      </w:r>
    </w:p>
    <w:p>
      <w:pPr>
        <w:spacing w:after="100"/>
      </w:pPr>
      <w:r>
        <w:rPr>
          <w:b/>
          <w:bCs/>
          <w:sz w:val="24"/>
          <w:szCs w:val="24"/>
        </w:rPr>
        <w:t xml:space="preserve">4.3 Day-to-Day Management. </w:t>
      </w:r>
      <w:r>
        <w:rPr>
          <w:sz w:val="24"/>
          <w:szCs w:val="24"/>
        </w:rPr>
        <w:t xml:space="preserve">The Parties shall jointly appoint a General Manager to oversee the day-to-day operations of the Joint Venture. The General Manager shall have authority to make operational decisions within approved budgets and policies.</w:t>
      </w:r>
    </w:p>
    <w:p>
      <w:pPr>
        <w:spacing w:after="200"/>
      </w:pPr>
      <w:r>
        <w:rPr>
          <w:b/>
          <w:bCs/>
          <w:sz w:val="24"/>
          <w:szCs w:val="24"/>
        </w:rPr>
        <w:t xml:space="preserve">4.4 Voting. </w:t>
      </w:r>
      <w:r>
        <w:rPr>
          <w:sz w:val="24"/>
          <w:szCs w:val="24"/>
        </w:rPr>
        <w:t xml:space="preserve">Except as otherwise provided herein, all decisions of the Steering Committee shall be made by majority vote, with each Party having one vote.</w:t>
      </w:r>
    </w:p>
    <w:p>
      <w:pPr>
        <w:pStyle w:val="Heading1"/>
      </w:pPr>
      <w:r>
        <w:t xml:space="preserve">ARTICLE 5 - PROFIT AND LOSS ALLOCATION</w:t>
      </w:r>
    </w:p>
    <w:p>
      <w:pPr>
        <w:spacing w:after="100"/>
      </w:pPr>
      <w:r>
        <w:rPr>
          <w:b/>
          <w:bCs/>
          <w:sz w:val="24"/>
          <w:szCs w:val="24"/>
        </w:rPr>
        <w:t xml:space="preserve">5.1 Allocation. </w:t>
      </w:r>
      <w:del w:id="3" w:author="InnovateTech Solutions Corp." w:date="2026-01-20T12:15:00Z">
        <w:r>
          <w:rPr>
            <w:sz w:val="24"/>
            <w:szCs w:val="24"/>
          </w:rPr>
          <w:delText xml:space="preserve">All profits and losses of the Joint Venture shall be allocated equally between the Parties, with each Party entitled to fifty percent (50%) of all distributions.</w:delText>
        </w:r>
      </w:del>
      <w:ins w:id="4" w:author="InnovateTech Solutions Corp." w:date="2026-01-20T12:15:00Z">
        <w:r>
          <w:rPr>
            <w:sz w:val="24"/>
            <w:szCs w:val="24"/>
          </w:rPr>
          <w:t xml:space="preserve">Profits of the Joint Venture shall be allocated sixty percent (60%) to Party A and forty percent (40%) to Party B. Losses shall be allocated equally between the Parties.</w:t>
        </w:r>
      </w:ins>
    </w:p>
    <w:p>
      <w:pPr>
        <w:spacing w:after="100"/>
      </w:pPr>
      <w:r>
        <w:rPr>
          <w:b/>
          <w:bCs/>
          <w:sz w:val="24"/>
          <w:szCs w:val="24"/>
        </w:rPr>
        <w:t xml:space="preserve">5.2 Distributions. </w:t>
      </w:r>
      <w:r>
        <w:rPr>
          <w:sz w:val="24"/>
          <w:szCs w:val="24"/>
        </w:rPr>
        <w:t xml:space="preserve">Distributions shall be made quarterly, subject to the retention of reasonable reserves for working capital and anticipated expenses as determined by the Steering Committee.</w:t>
      </w:r>
    </w:p>
    <w:p>
      <w:pPr>
        <w:spacing w:after="200"/>
      </w:pPr>
      <w:r>
        <w:rPr>
          <w:b/>
          <w:bCs/>
          <w:sz w:val="24"/>
          <w:szCs w:val="24"/>
        </w:rPr>
        <w:t xml:space="preserve">5.3 Tax Matters. </w:t>
      </w:r>
      <w:r>
        <w:rPr>
          <w:sz w:val="24"/>
          <w:szCs w:val="24"/>
        </w:rPr>
        <w:t xml:space="preserve">Each Party shall be responsible for its own tax obligations arising from its participation in the Joint Venture. The Parties shall cooperate in tax planning and compliance matters.</w:t>
      </w:r>
    </w:p>
    <w:p>
      <w:pPr>
        <w:pStyle w:val="Heading1"/>
      </w:pPr>
      <w:r>
        <w:t xml:space="preserve">ARTICLE 6 - INTELLECTUAL PROPERTY</w:t>
      </w:r>
    </w:p>
    <w:p>
      <w:pPr>
        <w:spacing w:after="100"/>
      </w:pPr>
      <w:r>
        <w:rPr>
          <w:b/>
          <w:bCs/>
          <w:sz w:val="24"/>
          <w:szCs w:val="24"/>
        </w:rPr>
        <w:t xml:space="preserve">6.1 Contributed IP. </w:t>
      </w:r>
      <w:r>
        <w:rPr>
          <w:sz w:val="24"/>
          <w:szCs w:val="24"/>
        </w:rPr>
        <w:t xml:space="preserve">Each Party shall retain ownership of its Contributed IP. Each Party hereby grants to the Joint Venture a non-exclusive, royalty-free license to use its Contributed IP for the Purpose during the Term.</w:t>
      </w:r>
    </w:p>
    <w:p>
      <w:pPr>
        <w:spacing w:after="100"/>
      </w:pPr>
      <w:r>
        <w:rPr>
          <w:b/>
          <w:bCs/>
          <w:sz w:val="24"/>
          <w:szCs w:val="24"/>
        </w:rPr>
        <w:t xml:space="preserve">6.2 Developed IP. </w:t>
      </w:r>
      <w:del w:id="5" w:author="InnovateTech Solutions Corp." w:date="2026-01-20T12:30:00Z">
        <w:r>
          <w:rPr>
            <w:sz w:val="24"/>
            <w:szCs w:val="24"/>
          </w:rPr>
          <w:delText xml:space="preserve">All Developed IP shall be jointly owned by the Parties in equal shares. Neither Party may license or transfer Developed IP to third parties without the consent of the other Party.</w:delText>
        </w:r>
      </w:del>
      <w:ins w:id="6" w:author="InnovateTech Solutions Corp." w:date="2026-01-20T12:30:00Z">
        <w:r>
          <w:rPr>
            <w:sz w:val="24"/>
            <w:szCs w:val="24"/>
          </w:rPr>
          <w:t xml:space="preserve">All Developed IP shall be owned exclusively by Party A. Party B shall receive a non-exclusive, non-transferable license to use Developed IP solely within the Joint Venture during the Term. Upon termination, Party B’s license shall terminate.</w:t>
        </w:r>
      </w:ins>
    </w:p>
    <w:p>
      <w:pPr>
        <w:spacing w:after="200"/>
      </w:pPr>
      <w:r>
        <w:rPr>
          <w:b/>
          <w:bCs/>
          <w:sz w:val="24"/>
          <w:szCs w:val="24"/>
        </w:rPr>
        <w:t xml:space="preserve">6.3 Improvements. </w:t>
      </w:r>
      <w:r>
        <w:rPr>
          <w:sz w:val="24"/>
          <w:szCs w:val="24"/>
        </w:rPr>
        <w:t xml:space="preserve">Any improvements to a Party's Contributed IP that are developed using Joint Venture resources shall be owned by the contributing Party, subject to a perpetual license to the Joint Venture.</w:t>
      </w:r>
    </w:p>
    <w:p>
      <w:pPr>
        <w:pStyle w:val="Heading1"/>
      </w:pPr>
      <w:r>
        <w:t xml:space="preserve">ARTICLE 7 - CONFIDENTIALITY</w:t>
      </w:r>
    </w:p>
    <w:p>
      <w:pPr>
        <w:spacing w:after="100"/>
      </w:pPr>
      <w:r>
        <w:rPr>
          <w:b/>
          <w:bCs/>
          <w:sz w:val="24"/>
          <w:szCs w:val="24"/>
        </w:rPr>
        <w:t xml:space="preserve">7.1 Confidential Information. </w:t>
      </w:r>
      <w:r>
        <w:rPr>
          <w:sz w:val="24"/>
          <w:szCs w:val="24"/>
        </w:rPr>
        <w:t xml:space="preserve">Each Party agrees to maintain the confidentiality of the other Party's confidential information and the confidential information of the Joint Venture.</w:t>
      </w:r>
    </w:p>
    <w:p>
      <w:pPr>
        <w:spacing w:after="200"/>
      </w:pPr>
      <w:r>
        <w:rPr>
          <w:b/>
          <w:bCs/>
          <w:sz w:val="24"/>
          <w:szCs w:val="24"/>
        </w:rPr>
        <w:t xml:space="preserve">7.2 Survival. </w:t>
      </w:r>
      <w:r>
        <w:rPr>
          <w:sz w:val="24"/>
          <w:szCs w:val="24"/>
        </w:rPr>
        <w:t xml:space="preserve">The confidentiality obligations shall survive termination of this MOU for a period of five (5) years.</w:t>
      </w:r>
    </w:p>
    <w:p>
      <w:pPr>
        <w:pStyle w:val="Heading1"/>
      </w:pPr>
      <w:r>
        <w:t xml:space="preserve">ARTICLE 8 - DEADLOCK</w:t>
      </w:r>
    </w:p>
    <w:p>
      <w:pPr>
        <w:spacing w:after="200"/>
      </w:pPr>
      <w:r>
        <w:rPr>
          <w:b/>
          <w:bCs/>
          <w:sz w:val="24"/>
          <w:szCs w:val="24"/>
        </w:rPr>
        <w:t xml:space="preserve">8.1 </w:t>
      </w:r>
      <w:r>
        <w:rPr>
          <w:i/>
          <w:iCs/>
          <w:sz w:val="24"/>
          <w:szCs w:val="24"/>
        </w:rPr>
        <w:t xml:space="preserve">[Reserved]</w:t>
      </w:r>
    </w:p>
    <w:p>
      <w:pPr>
        <w:pStyle w:val="Heading1"/>
      </w:pPr>
      <w:r>
        <w:t xml:space="preserve">ARTICLE 9 - NON-COMPETE</w:t>
      </w:r>
    </w:p>
    <w:p>
      <w:pPr>
        <w:spacing w:after="200"/>
      </w:pPr>
      <w:r>
        <w:rPr>
          <w:b/>
          <w:bCs/>
          <w:sz w:val="24"/>
          <w:szCs w:val="24"/>
        </w:rPr>
        <w:t xml:space="preserve">9.1 Non-Compete Obligation. </w:t>
      </w:r>
      <w:del w:id="7" w:author="InnovateTech Solutions Corp." w:date="2026-01-20T12:45:00Z">
        <w:r>
          <w:rPr>
            <w:sz w:val="24"/>
            <w:szCs w:val="24"/>
          </w:rPr>
          <w:delText xml:space="preserve">During the Term and for a period of two (2) years thereafter, neither Party shall, directly or indirectly, engage in any business that competes with the Joint Venture's quantum AI business within the Territory without the prior written consent of the other Party.</w:delText>
        </w:r>
      </w:del>
      <w:ins w:id="8" w:author="InnovateTech Solutions Corp." w:date="2026-01-20T12:45:00Z">
        <w:r>
          <w:rPr>
            <w:sz w:val="24"/>
            <w:szCs w:val="24"/>
          </w:rPr>
          <w:t xml:space="preserve">During the Term and for a period of five (5) years thereafter, Party B shall not, directly or indirectly, engage in any business involving artificial intelligence, machine learning, or quantum computing anywhere in the world. Party A may engage in such activities at its sole discretion.</w:t>
        </w:r>
      </w:ins>
    </w:p>
    <w:p>
      <w:pPr>
        <w:pStyle w:val="Heading1"/>
      </w:pPr>
      <w:r>
        <w:t xml:space="preserve">ARTICLE 10 - TERM AND TERMINATION</w:t>
      </w:r>
    </w:p>
    <w:p>
      <w:pPr>
        <w:spacing w:after="100"/>
      </w:pPr>
      <w:r>
        <w:rPr>
          <w:b/>
          <w:bCs/>
          <w:sz w:val="24"/>
          <w:szCs w:val="24"/>
        </w:rPr>
        <w:t xml:space="preserve">10.1 Term. </w:t>
      </w:r>
      <w:r>
        <w:rPr>
          <w:sz w:val="24"/>
          <w:szCs w:val="24"/>
        </w:rPr>
        <w:t xml:space="preserve">This MOU shall commence on the Effective Date and continue for an initial term of five (5) years, unless earlier terminated in accordance with this Article.</w:t>
      </w:r>
    </w:p>
    <w:p>
      <w:pPr>
        <w:spacing w:after="100"/>
      </w:pPr>
      <w:r>
        <w:rPr>
          <w:b/>
          <w:bCs/>
          <w:sz w:val="24"/>
          <w:szCs w:val="24"/>
        </w:rPr>
        <w:t xml:space="preserve">10.2 Termination for Cause. </w:t>
      </w:r>
      <w:r>
        <w:rPr>
          <w:sz w:val="24"/>
          <w:szCs w:val="24"/>
        </w:rPr>
        <w:t xml:space="preserve">Either Party may terminate this MOU upon written notice if the other Party materially breaches and fails to cure within sixty (60) days.</w:t>
      </w:r>
    </w:p>
    <w:p>
      <w:pPr>
        <w:spacing w:after="100"/>
      </w:pPr>
      <w:r>
        <w:rPr>
          <w:b/>
          <w:bCs/>
          <w:sz w:val="24"/>
          <w:szCs w:val="24"/>
        </w:rPr>
        <w:t xml:space="preserve">10.3 Termination by Mutual Consent. </w:t>
      </w:r>
      <w:r>
        <w:rPr>
          <w:sz w:val="24"/>
          <w:szCs w:val="24"/>
        </w:rPr>
        <w:t xml:space="preserve">This MOU may be terminated at any time by mutual written consent of the Parties.</w:t>
      </w:r>
    </w:p>
    <w:p>
      <w:pPr>
        <w:spacing w:after="200"/>
      </w:pPr>
      <w:r>
        <w:rPr>
          <w:b/>
          <w:bCs/>
          <w:sz w:val="24"/>
          <w:szCs w:val="24"/>
        </w:rPr>
        <w:t xml:space="preserve">10.4 Effect of Termination. </w:t>
      </w:r>
      <w:r>
        <w:rPr>
          <w:sz w:val="24"/>
          <w:szCs w:val="24"/>
        </w:rPr>
        <w:t xml:space="preserve">Upon termination: (a) each Party shall return the other's Contributed IP; (b) Developed IP shall be divided or licensed as agreed; (c) remaining assets shall be distributed in accordance with ownership interests.</w:t>
      </w:r>
    </w:p>
    <w:p>
      <w:pPr>
        <w:pStyle w:val="Heading1"/>
      </w:pPr>
      <w:r>
        <w:t xml:space="preserve">ARTICLE 11 - DISPUTE RESOLUTION</w:t>
      </w:r>
    </w:p>
    <w:p>
      <w:pPr>
        <w:spacing w:after="100"/>
      </w:pPr>
      <w:r>
        <w:rPr>
          <w:b/>
          <w:bCs/>
          <w:sz w:val="24"/>
          <w:szCs w:val="24"/>
        </w:rPr>
        <w:t xml:space="preserve">11.1 Negotiation. </w:t>
      </w:r>
      <w:r>
        <w:rPr>
          <w:sz w:val="24"/>
          <w:szCs w:val="24"/>
        </w:rPr>
        <w:t xml:space="preserve">The Parties shall attempt to resolve any dispute through good faith negotiations between senior executives.</w:t>
      </w:r>
    </w:p>
    <w:p>
      <w:pPr>
        <w:spacing w:after="100"/>
      </w:pPr>
      <w:r>
        <w:rPr>
          <w:b/>
          <w:bCs/>
          <w:sz w:val="24"/>
          <w:szCs w:val="24"/>
        </w:rPr>
        <w:t xml:space="preserve">11.2 Mediation. </w:t>
      </w:r>
      <w:r>
        <w:rPr>
          <w:sz w:val="24"/>
          <w:szCs w:val="24"/>
        </w:rPr>
        <w:t xml:space="preserve">If negotiation fails within thirty (30) days, the Parties shall submit the dispute to mediation.</w:t>
      </w:r>
    </w:p>
    <w:p>
      <w:pPr>
        <w:spacing w:after="200"/>
      </w:pPr>
      <w:r>
        <w:rPr>
          <w:b/>
          <w:bCs/>
          <w:sz w:val="24"/>
          <w:szCs w:val="24"/>
        </w:rPr>
        <w:t xml:space="preserve">11.3 Arbitration. </w:t>
      </w:r>
      <w:r>
        <w:rPr>
          <w:sz w:val="24"/>
          <w:szCs w:val="24"/>
        </w:rPr>
        <w:t xml:space="preserve">If mediation fails, disputes shall be resolved by binding arbitration in San Francisco, California.</w:t>
      </w:r>
    </w:p>
    <w:p>
      <w:pPr>
        <w:pStyle w:val="Heading1"/>
      </w:pPr>
      <w:r>
        <w:t xml:space="preserve">ARTICLE 12 - GENERAL PROVISIONS</w:t>
      </w:r>
    </w:p>
    <w:p>
      <w:pPr>
        <w:spacing w:after="100"/>
      </w:pPr>
      <w:r>
        <w:rPr>
          <w:b/>
          <w:bCs/>
          <w:sz w:val="24"/>
          <w:szCs w:val="24"/>
        </w:rPr>
        <w:t xml:space="preserve">12.1 Governing Law. </w:t>
      </w:r>
      <w:r>
        <w:rPr>
          <w:sz w:val="24"/>
          <w:szCs w:val="24"/>
        </w:rPr>
        <w:t xml:space="preserve">This MOU shall be governed by the laws of the State of Delaware.</w:t>
      </w:r>
    </w:p>
    <w:p>
      <w:pPr>
        <w:spacing w:after="100"/>
      </w:pPr>
      <w:r>
        <w:rPr>
          <w:b/>
          <w:bCs/>
          <w:sz w:val="24"/>
          <w:szCs w:val="24"/>
        </w:rPr>
        <w:t xml:space="preserve">12.2 Entire Agreement. </w:t>
      </w:r>
      <w:r>
        <w:rPr>
          <w:sz w:val="24"/>
          <w:szCs w:val="24"/>
        </w:rPr>
        <w:t xml:space="preserve">This MOU constitutes the entire agreement between the Parties regarding the Joint Venture.</w:t>
      </w:r>
    </w:p>
    <w:p>
      <w:pPr>
        <w:spacing w:after="100"/>
      </w:pPr>
      <w:r>
        <w:rPr>
          <w:b/>
          <w:bCs/>
          <w:sz w:val="24"/>
          <w:szCs w:val="24"/>
        </w:rPr>
        <w:t xml:space="preserve">12.3 Amendment. </w:t>
      </w:r>
      <w:r>
        <w:rPr>
          <w:sz w:val="24"/>
          <w:szCs w:val="24"/>
        </w:rPr>
        <w:t xml:space="preserve">This MOU may only be amended by written instrument signed by both Parties.</w:t>
      </w:r>
    </w:p>
    <w:p>
      <w:pPr>
        <w:spacing w:after="100"/>
      </w:pPr>
      <w:r>
        <w:rPr>
          <w:b/>
          <w:bCs/>
          <w:sz w:val="24"/>
          <w:szCs w:val="24"/>
        </w:rPr>
        <w:t xml:space="preserve">12.4 Assignment. </w:t>
      </w:r>
      <w:r>
        <w:rPr>
          <w:sz w:val="24"/>
          <w:szCs w:val="24"/>
        </w:rPr>
        <w:t xml:space="preserve">Neither Party may assign its rights or obligations without the prior written consent of the other Party.</w:t>
      </w:r>
    </w:p>
    <w:p>
      <w:pPr>
        <w:spacing w:after="100"/>
      </w:pPr>
      <w:r>
        <w:rPr>
          <w:b/>
          <w:bCs/>
          <w:sz w:val="24"/>
          <w:szCs w:val="24"/>
        </w:rPr>
        <w:t xml:space="preserve">12.5 Notices. </w:t>
      </w:r>
      <w:r>
        <w:rPr>
          <w:sz w:val="24"/>
          <w:szCs w:val="24"/>
        </w:rPr>
        <w:t xml:space="preserve">All notices shall be in writing and delivered to the addresses set forth above.</w:t>
      </w:r>
    </w:p>
    <w:p>
      <w:pPr>
        <w:spacing w:after="200"/>
      </w:pPr>
      <w:r>
        <w:rPr>
          <w:b/>
          <w:bCs/>
          <w:sz w:val="24"/>
          <w:szCs w:val="24"/>
        </w:rPr>
        <w:t xml:space="preserve">12.6 Severability. </w:t>
      </w:r>
      <w:r>
        <w:rPr>
          <w:sz w:val="24"/>
          <w:szCs w:val="24"/>
        </w:rPr>
        <w:t xml:space="preserve">If any provision is held invalid, the remaining provisions shall continue in full force.</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Joint Venture Memorandum of Understanding as of the Effective Date.</w:t>
      </w:r>
    </w:p>
    <w:p>
      <w:pPr>
        <w:spacing w:before="400" w:after="100"/>
      </w:pPr>
      <w:r>
        <w:rPr>
          <w:b/>
          <w:bCs/>
          <w:sz w:val="24"/>
          <w:szCs w:val="24"/>
        </w:rPr>
        <w:t xml:space="preserve">PARTY A:</w:t>
      </w:r>
    </w:p>
    <w:p>
      <w:pPr>
        <w:spacing w:after="100"/>
      </w:pPr>
      <w:r>
        <w:rPr>
          <w:b/>
          <w:bCs/>
          <w:sz w:val="24"/>
          <w:szCs w:val="24"/>
        </w:rPr>
        <w:t xml:space="preserve">InnovateTech Solutions Corp.</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PARTY B:</w:t>
      </w:r>
    </w:p>
    <w:p>
      <w:pPr>
        <w:spacing w:after="100"/>
      </w:pPr>
      <w:r>
        <w:rPr>
          <w:b/>
          <w:bCs/>
          <w:sz w:val="24"/>
          <w:szCs w:val="24"/>
        </w:rPr>
        <w:t xml:space="preserve">Quantum Dynamics LLC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CONTRIBUTED INTELLECTUAL PROPERTY</w:t>
      </w:r>
    </w:p>
    <w:p>
      <w:pPr>
        <w:spacing w:after="200"/>
      </w:pPr>
      <w:r>
        <w:rPr>
          <w:i/>
          <w:iCs/>
          <w:sz w:val="24"/>
          <w:szCs w:val="24"/>
        </w:rPr>
        <w:t xml:space="preserve">[Details of each Party's Contributed IP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2025-12-22T16:07:12.956Z</dcterms:created>
  <dcterms:modified xsi:type="dcterms:W3CDTF">2025-12-22T16:07:12.957Z</dcterms:modified>
</cp:coreProperties>
</file>

<file path=docProps/custom.xml><?xml version="1.0" encoding="utf-8"?>
<Properties xmlns="http://schemas.openxmlformats.org/officeDocument/2006/custom-properties" xmlns:vt="http://schemas.openxmlformats.org/officeDocument/2006/docPropsVTypes"/>
</file>